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240" w:lineRule="auto"/>
        <w:rPr/>
      </w:pPr>
      <w:r w:rsidDel="00000000" w:rsidR="00000000" w:rsidRPr="00000000">
        <w:rPr>
          <w:rtl w:val="0"/>
        </w:rPr>
        <w:t xml:space="preserve">Faculty of Science &amp; Engineering</w:t>
      </w:r>
    </w:p>
    <w:p w:rsidR="00000000" w:rsidDel="00000000" w:rsidP="00000000" w:rsidRDefault="00000000" w:rsidRPr="00000000" w14:paraId="00000002">
      <w:pPr>
        <w:pStyle w:val="Title"/>
        <w:spacing w:line="240" w:lineRule="auto"/>
        <w:rPr/>
      </w:pPr>
      <w:r w:rsidDel="00000000" w:rsidR="00000000" w:rsidRPr="00000000">
        <w:rPr>
          <w:rtl w:val="0"/>
        </w:rPr>
        <w:t xml:space="preserve">Research Ethics Committee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40" w:lineRule="auto"/>
        <w:jc w:val="center"/>
        <w:rPr>
          <w:b w:val="1"/>
          <w:bCs w:val="1"/>
          <w:color w:val="000000"/>
        </w:rPr>
      </w:pPr>
      <w:r w:rsidDel="00000000" w:rsidR="00000000" w:rsidRPr="00000000">
        <w:rPr>
          <w:b w:val="1"/>
          <w:bCs w:val="1"/>
          <w:color w:val="000000"/>
          <w:rtl w:val="0"/>
        </w:rPr>
        <w:t xml:space="preserve">- Expedited Ethics Form -</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240" w:lineRule="auto"/>
        <w:rPr/>
      </w:pPr>
      <w:r w:rsidDel="00000000" w:rsidR="00000000" w:rsidRPr="00000000">
        <w:rPr>
          <w:rtl w:val="0"/>
        </w:rPr>
        <w:t xml:space="preserve">Thank you for engaging with the Faculty of Science &amp; Engineering Research Ethics application process. Please read the following in full before proceeding with your application:</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t xml:space="preserve">Please note that all Health Research oversight on behalf of the University of Limerick is undertaken by the Health Research Oversight Committee (HROC). The HROC First Contact Questionnaire can be found </w:t>
      </w:r>
      <w:hyperlink r:id="rId6">
        <w:r w:rsidDel="00000000" w:rsidR="00000000" w:rsidRPr="00000000">
          <w:rPr>
            <w:color w:val="0000ff"/>
            <w:u w:val="single"/>
            <w:rtl w:val="0"/>
          </w:rPr>
          <w:t xml:space="preserve">here</w:t>
        </w:r>
      </w:hyperlink>
      <w:r w:rsidDel="00000000" w:rsidR="00000000" w:rsidRPr="00000000">
        <w:rPr>
          <w:rtl w:val="0"/>
        </w:rPr>
        <w:t xml:space="preserve">. The HROC reports to the University Research Committee (URC), chaired by the VPR. If you are conducting health research, you must engage with the HROC prior to or in parallel with submitting this application. For more information, please see the </w:t>
      </w:r>
      <w:hyperlink r:id="rId7">
        <w:r w:rsidDel="00000000" w:rsidR="00000000" w:rsidRPr="00000000">
          <w:rPr>
            <w:color w:val="0000ff"/>
            <w:u w:val="single"/>
            <w:rtl w:val="0"/>
          </w:rPr>
          <w:t xml:space="preserve">UL Health Research Policy</w:t>
        </w:r>
      </w:hyperlink>
      <w:r w:rsidDel="00000000" w:rsidR="00000000" w:rsidRPr="00000000">
        <w:rPr>
          <w:rtl w:val="0"/>
        </w:rPr>
        <w:t xml:space="preserve">.</w:t>
      </w:r>
    </w:p>
    <w:p w:rsidR="00000000" w:rsidDel="00000000" w:rsidP="00000000" w:rsidRDefault="00000000" w:rsidRPr="00000000" w14:paraId="0000000B">
      <w:pPr>
        <w:spacing w:line="240" w:lineRule="auto"/>
        <w:rPr/>
      </w:pPr>
      <w:r w:rsidDel="00000000" w:rsidR="00000000" w:rsidRPr="00000000">
        <w:rPr>
          <w:rtl w:val="0"/>
        </w:rPr>
        <w:t xml:space="preserve">If this study involves patients or staff from a clinical, hospital, or GP setting then you </w:t>
      </w:r>
      <w:r w:rsidDel="00000000" w:rsidR="00000000" w:rsidRPr="00000000">
        <w:rPr>
          <w:b w:val="1"/>
          <w:bCs w:val="1"/>
          <w:rtl w:val="0"/>
        </w:rPr>
        <w:t xml:space="preserve">MUST</w:t>
      </w:r>
      <w:r w:rsidDel="00000000" w:rsidR="00000000" w:rsidRPr="00000000">
        <w:rPr>
          <w:rtl w:val="0"/>
        </w:rPr>
        <w:t xml:space="preserve"> apply to the relevant Ethics Committee where the patients or staff are based (for example, if you are working with patients in UHL, you will need HSE ethics approval).</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t xml:space="preserve">If this is a </w:t>
      </w:r>
      <w:r w:rsidDel="00000000" w:rsidR="00000000" w:rsidRPr="00000000">
        <w:rPr>
          <w:b w:val="1"/>
          <w:bCs w:val="1"/>
          <w:rtl w:val="0"/>
        </w:rPr>
        <w:t xml:space="preserve">new application</w:t>
      </w:r>
      <w:r w:rsidDel="00000000" w:rsidR="00000000" w:rsidRPr="00000000">
        <w:rPr>
          <w:rtl w:val="0"/>
        </w:rPr>
        <w:t xml:space="preserve">, please proceed to </w:t>
      </w:r>
      <w:r w:rsidDel="00000000" w:rsidR="00000000" w:rsidRPr="00000000">
        <w:rPr>
          <w:b w:val="1"/>
          <w:bCs w:val="1"/>
          <w:rtl w:val="0"/>
        </w:rPr>
        <w:t xml:space="preserve">Section B</w:t>
      </w:r>
      <w:r w:rsidDel="00000000" w:rsidR="00000000" w:rsidRPr="00000000">
        <w:rPr>
          <w:rtl w:val="0"/>
        </w:rPr>
      </w:r>
    </w:p>
    <w:p w:rsidR="00000000" w:rsidDel="00000000" w:rsidP="00000000" w:rsidRDefault="00000000" w:rsidRPr="00000000" w14:paraId="0000000E">
      <w:pPr>
        <w:spacing w:line="240" w:lineRule="auto"/>
        <w:rPr>
          <w:b w:val="1"/>
          <w:bCs w:val="1"/>
        </w:rPr>
      </w:pPr>
      <w:r w:rsidDel="00000000" w:rsidR="00000000" w:rsidRPr="00000000">
        <w:rPr>
          <w:rtl w:val="0"/>
        </w:rPr>
        <w:t xml:space="preserve">If this is an </w:t>
      </w:r>
      <w:r w:rsidDel="00000000" w:rsidR="00000000" w:rsidRPr="00000000">
        <w:rPr>
          <w:b w:val="1"/>
          <w:bCs w:val="1"/>
          <w:rtl w:val="0"/>
        </w:rPr>
        <w:t xml:space="preserve">existing application</w:t>
      </w:r>
      <w:r w:rsidDel="00000000" w:rsidR="00000000" w:rsidRPr="00000000">
        <w:rPr>
          <w:rtl w:val="0"/>
        </w:rPr>
        <w:t xml:space="preserve"> which requires clarification, please proceed to </w:t>
      </w:r>
      <w:r w:rsidDel="00000000" w:rsidR="00000000" w:rsidRPr="00000000">
        <w:rPr>
          <w:b w:val="1"/>
          <w:bCs w:val="1"/>
          <w:rtl w:val="0"/>
        </w:rPr>
        <w:t xml:space="preserve">Section A</w:t>
      </w:r>
    </w:p>
    <w:p w:rsidR="00000000" w:rsidDel="00000000" w:rsidP="00000000" w:rsidRDefault="00000000" w:rsidRPr="00000000" w14:paraId="0000000F">
      <w:pPr>
        <w:spacing w:line="240" w:lineRule="auto"/>
        <w:rPr>
          <w:b w:val="1"/>
          <w:bCs w:val="1"/>
        </w:rPr>
      </w:pPr>
      <w:r w:rsidDel="00000000" w:rsidR="00000000" w:rsidRPr="00000000">
        <w:rPr>
          <w:rtl w:val="0"/>
        </w:rPr>
      </w:r>
    </w:p>
    <w:p w:rsidR="00000000" w:rsidDel="00000000" w:rsidP="00000000" w:rsidRDefault="00000000" w:rsidRPr="00000000" w14:paraId="00000010">
      <w:pPr>
        <w:spacing w:line="240" w:lineRule="auto"/>
        <w:jc w:val="center"/>
        <w:rPr>
          <w:b w:val="1"/>
          <w:bCs w:val="1"/>
          <w:sz w:val="28"/>
          <w:szCs w:val="28"/>
        </w:rPr>
      </w:pPr>
      <w:r w:rsidDel="00000000" w:rsidR="00000000" w:rsidRPr="00000000">
        <w:rPr>
          <w:b w:val="1"/>
          <w:bCs w:val="1"/>
          <w:sz w:val="28"/>
          <w:szCs w:val="28"/>
          <w:rtl w:val="0"/>
        </w:rPr>
        <w:t xml:space="preserve">This form must be typed.</w:t>
      </w:r>
    </w:p>
    <w:p w:rsidR="00000000" w:rsidDel="00000000" w:rsidP="00000000" w:rsidRDefault="00000000" w:rsidRPr="00000000" w14:paraId="00000011">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2">
      <w:pPr>
        <w:spacing w:line="240" w:lineRule="auto"/>
        <w:jc w:val="center"/>
        <w:rPr>
          <w:rFonts w:ascii="Inter" w:cs="Inter" w:eastAsia="Inter" w:hAnsi="Inter"/>
          <w:b w:val="1"/>
          <w:bCs w:val="1"/>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Inter" w:cs="Inter" w:eastAsia="Inter" w:hAnsi="Inter"/>
          <w:b w:val="1"/>
          <w:bCs w:val="1"/>
          <w:sz w:val="24"/>
          <w:szCs w:val="24"/>
        </w:rPr>
      </w:pPr>
      <w:r w:rsidDel="00000000" w:rsidR="00000000" w:rsidRPr="00000000">
        <w:rPr>
          <w:rFonts w:ascii="Inter" w:cs="Inter" w:eastAsia="Inter" w:hAnsi="Inter"/>
          <w:b w:val="1"/>
          <w:bCs w:val="1"/>
          <w:sz w:val="24"/>
          <w:szCs w:val="24"/>
          <w:rtl w:val="0"/>
        </w:rPr>
        <w:t xml:space="preserve">Supervisor/Principal Investigator Declaration</w:t>
      </w:r>
    </w:p>
    <w:p w:rsidR="00000000" w:rsidDel="00000000" w:rsidP="00000000" w:rsidRDefault="00000000" w:rsidRPr="00000000" w14:paraId="00000014">
      <w:pPr>
        <w:spacing w:line="240" w:lineRule="auto"/>
        <w:ind w:firstLine="851"/>
        <w:rPr>
          <w:rFonts w:ascii="Inter" w:cs="Inter" w:eastAsia="Inter" w:hAnsi="Inter"/>
          <w:sz w:val="20"/>
          <w:szCs w:val="20"/>
        </w:rPr>
      </w:pPr>
      <w:r w:rsidDel="00000000" w:rsidR="00000000" w:rsidRPr="00000000">
        <w:rPr>
          <w:rtl w:val="0"/>
        </w:rPr>
      </w:r>
    </w:p>
    <w:p w:rsidR="00000000" w:rsidDel="00000000" w:rsidP="00000000" w:rsidRDefault="00000000" w:rsidRPr="00000000" w14:paraId="00000015">
      <w:pPr>
        <w:spacing w:line="240" w:lineRule="auto"/>
        <w:ind w:firstLine="851"/>
        <w:rPr>
          <w:rFonts w:ascii="Inter" w:cs="Inter" w:eastAsia="Inter" w:hAnsi="Inter"/>
          <w:sz w:val="20"/>
          <w:szCs w:val="20"/>
        </w:rPr>
      </w:pPr>
      <w:r w:rsidDel="00000000" w:rsidR="00000000" w:rsidRPr="00000000">
        <w:rPr>
          <w:rFonts w:ascii="Inter" w:cs="Inter" w:eastAsia="Inter" w:hAnsi="Inter"/>
          <w:sz w:val="20"/>
          <w:szCs w:val="20"/>
          <w:rtl w:val="0"/>
        </w:rPr>
        <w:t xml:space="preserve">I, the undersigned, hereby declare that this submission is entirely the work of my own and my research team (i.e. students, collaborating staff, etc.). I understand the ethical implications of my research and this work meets, to the best of my knowledge, the requirements of the Faculty of Science &amp; Engineering Research Ethics Committee. </w:t>
      </w:r>
      <w:r w:rsidDel="00000000" w:rsidR="00000000" w:rsidRPr="00000000">
        <w:rPr>
          <w:rtl w:val="0"/>
        </w:rPr>
        <w:t xml:space="preserve">I confirm that I have reviewed this application and agree to its submission for review.</w:t>
      </w:r>
      <w:r w:rsidDel="00000000" w:rsidR="00000000" w:rsidRPr="00000000">
        <w:rPr>
          <w:rtl w:val="0"/>
        </w:rPr>
      </w:r>
    </w:p>
    <w:p w:rsidR="00000000" w:rsidDel="00000000" w:rsidP="00000000" w:rsidRDefault="00000000" w:rsidRPr="00000000" w14:paraId="00000016">
      <w:pPr>
        <w:spacing w:line="240" w:lineRule="auto"/>
        <w:rPr>
          <w:rFonts w:ascii="Inter" w:cs="Inter" w:eastAsia="Inter" w:hAnsi="Inter"/>
          <w:b w:val="1"/>
          <w:bCs w:val="1"/>
          <w:sz w:val="20"/>
          <w:szCs w:val="20"/>
        </w:rPr>
      </w:pPr>
      <w:r w:rsidDel="00000000" w:rsidR="00000000" w:rsidRPr="00000000">
        <w:rPr>
          <w:rtl w:val="0"/>
        </w:rPr>
      </w:r>
    </w:p>
    <w:tbl>
      <w:tblPr>
        <w:tblStyle w:val="Table1"/>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5103"/>
        <w:gridCol w:w="2835"/>
        <w:tblGridChange w:id="0">
          <w:tblGrid>
            <w:gridCol w:w="1838"/>
            <w:gridCol w:w="5103"/>
            <w:gridCol w:w="2835"/>
          </w:tblGrid>
        </w:tblGridChange>
      </w:tblGrid>
      <w:tr>
        <w:trPr>
          <w:cantSplit w:val="0"/>
          <w:trHeight w:val="1274" w:hRule="atLeast"/>
          <w:tblHeader w:val="0"/>
        </w:trPr>
        <w:tc>
          <w:tcPr>
            <w:vAlign w:val="center"/>
          </w:tcPr>
          <w:p w:rsidR="00000000" w:rsidDel="00000000" w:rsidP="00000000" w:rsidRDefault="00000000" w:rsidRPr="00000000" w14:paraId="00000017">
            <w:pPr>
              <w:spacing w:line="240" w:lineRule="auto"/>
              <w:jc w:val="left"/>
              <w:rPr/>
            </w:pPr>
            <w:r w:rsidDel="00000000" w:rsidR="00000000" w:rsidRPr="00000000">
              <w:rPr>
                <w:rtl w:val="0"/>
              </w:rPr>
              <w:t xml:space="preserve">Supervisor/ Principal Investigator*:</w:t>
            </w:r>
          </w:p>
        </w:tc>
        <w:tc>
          <w:tcPr>
            <w:vAlign w:val="center"/>
          </w:tcPr>
          <w:p w:rsidR="00000000" w:rsidDel="00000000" w:rsidP="00000000" w:rsidRDefault="00000000" w:rsidRPr="00000000" w14:paraId="00000018">
            <w:pPr>
              <w:spacing w:line="240" w:lineRule="auto"/>
              <w:jc w:val="left"/>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t xml:space="preserve">Dr. Roisin Lyons</w:t>
            </w:r>
          </w:p>
          <w:p w:rsidR="00000000" w:rsidDel="00000000" w:rsidP="00000000" w:rsidRDefault="00000000" w:rsidRPr="00000000" w14:paraId="0000001A">
            <w:pPr>
              <w:spacing w:line="240" w:lineRule="auto"/>
              <w:jc w:val="left"/>
              <w:rPr/>
            </w:pPr>
            <w:r w:rsidDel="00000000" w:rsidR="00000000" w:rsidRPr="00000000">
              <w:rPr>
                <w:rtl w:val="0"/>
              </w:rPr>
            </w:r>
          </w:p>
        </w:tc>
        <w:tc>
          <w:tcPr>
            <w:vAlign w:val="center"/>
          </w:tcPr>
          <w:p w:rsidR="00000000" w:rsidDel="00000000" w:rsidP="00000000" w:rsidRDefault="00000000" w:rsidRPr="00000000" w14:paraId="0000001B">
            <w:pPr>
              <w:spacing w:line="240" w:lineRule="auto"/>
              <w:jc w:val="left"/>
              <w:rPr/>
            </w:pPr>
            <w:r w:rsidDel="00000000" w:rsidR="00000000" w:rsidRPr="00000000">
              <w:rPr>
                <w:rtl w:val="0"/>
              </w:rPr>
              <w:t xml:space="preserve">Date:</w:t>
            </w:r>
          </w:p>
          <w:p w:rsidR="00000000" w:rsidDel="00000000" w:rsidP="00000000" w:rsidRDefault="00000000" w:rsidRPr="00000000" w14:paraId="0000001C">
            <w:pPr>
              <w:spacing w:line="240" w:lineRule="auto"/>
              <w:jc w:val="left"/>
              <w:rPr>
                <w:b w:val="1"/>
                <w:bCs w:val="1"/>
              </w:rPr>
            </w:pPr>
            <w:r w:rsidDel="00000000" w:rsidR="00000000" w:rsidRPr="00000000">
              <w:rPr>
                <w:color w:val="808080"/>
                <w:rtl w:val="0"/>
              </w:rPr>
              <w:t xml:space="preserve">26-11-2025</w:t>
            </w:r>
            <w:r w:rsidDel="00000000" w:rsidR="00000000" w:rsidRPr="00000000">
              <w:rPr>
                <w:rtl w:val="0"/>
              </w:rPr>
            </w:r>
          </w:p>
        </w:tc>
      </w:tr>
    </w:tbl>
    <w:p w:rsidR="00000000" w:rsidDel="00000000" w:rsidP="00000000" w:rsidRDefault="00000000" w:rsidRPr="00000000" w14:paraId="0000001D">
      <w:pPr>
        <w:spacing w:line="240" w:lineRule="auto"/>
        <w:rPr/>
        <w:sectPr>
          <w:headerReference r:id="rId8" w:type="default"/>
          <w:footerReference r:id="rId9" w:type="default"/>
          <w:pgSz w:h="16838" w:w="11906" w:orient="portrait"/>
          <w:pgMar w:bottom="709" w:top="992" w:left="1134" w:right="1134" w:header="709" w:footer="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pStyle w:val="Title"/>
        <w:spacing w:line="240" w:lineRule="auto"/>
        <w:rPr/>
      </w:pPr>
      <w:r w:rsidDel="00000000" w:rsidR="00000000" w:rsidRPr="00000000">
        <w:rPr>
          <w:rtl w:val="0"/>
        </w:rPr>
        <w:t xml:space="preserve">SECTION A</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Please ensure Track Changes is enabled (</w:t>
      </w:r>
      <w:r w:rsidDel="00000000" w:rsidR="00000000" w:rsidRPr="00000000">
        <w:rPr>
          <w:b w:val="1"/>
          <w:bCs w:val="1"/>
          <w:i w:val="1"/>
          <w:iCs w:val="1"/>
          <w:color w:val="000000"/>
          <w:sz w:val="24"/>
          <w:szCs w:val="24"/>
          <w:rtl w:val="0"/>
        </w:rPr>
        <w:t xml:space="preserve">in the Review tab above</w:t>
      </w:r>
      <w:r w:rsidDel="00000000" w:rsidR="00000000" w:rsidRPr="00000000">
        <w:rPr>
          <w:b w:val="1"/>
          <w:bCs w:val="1"/>
          <w:color w:val="000000"/>
          <w:sz w:val="24"/>
          <w:szCs w:val="24"/>
          <w:rtl w:val="0"/>
        </w:rPr>
        <w:t xml:space="preserve">) before addressing the below clarifications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jc w:val="left"/>
        <w:rPr>
          <w:b w:val="1"/>
          <w:bCs w:val="1"/>
          <w:color w:val="000000"/>
          <w:sz w:val="24"/>
          <w:szCs w:val="24"/>
        </w:rPr>
      </w:pPr>
      <w:r w:rsidDel="00000000" w:rsidR="00000000" w:rsidRPr="00000000">
        <w:rPr>
          <w:b w:val="1"/>
          <w:bCs w:val="1"/>
          <w:color w:val="000000"/>
          <w:sz w:val="24"/>
          <w:szCs w:val="24"/>
          <w:rtl w:val="0"/>
        </w:rPr>
        <w:t xml:space="preserve">Clarifications:</w:t>
      </w:r>
    </w:p>
    <w:tbl>
      <w:tblPr>
        <w:tblStyle w:val="Table2"/>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88"/>
        <w:tblGridChange w:id="0">
          <w:tblGrid>
            <w:gridCol w:w="15388"/>
          </w:tblGrid>
        </w:tblGridChange>
      </w:tblGrid>
      <w:tr>
        <w:trPr>
          <w:cantSplit w:val="0"/>
          <w:trHeight w:val="2810" w:hRule="atLeast"/>
          <w:tblHeader w:val="0"/>
        </w:trPr>
        <w:tc>
          <w:tcPr/>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line="276" w:lineRule="auto"/>
              <w:jc w:val="left"/>
              <w:rPr>
                <w:b w:val="1"/>
                <w:bCs w:val="1"/>
                <w:color w:val="000000"/>
                <w:sz w:val="24"/>
                <w:szCs w:val="24"/>
              </w:rPr>
            </w:pPr>
            <w:r w:rsidDel="00000000" w:rsidR="00000000" w:rsidRPr="00000000">
              <w:rPr>
                <w:rtl w:val="0"/>
              </w:rPr>
            </w:r>
          </w:p>
          <w:tbl>
            <w:tblPr>
              <w:tblStyle w:val="Table3"/>
              <w:tblW w:w="13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0"/>
              <w:tblGridChange w:id="0">
                <w:tblGrid>
                  <w:gridCol w:w="13200"/>
                </w:tblGrid>
              </w:tblGridChange>
            </w:tblGrid>
            <w:tr>
              <w:trPr>
                <w:cantSplit w:val="0"/>
                <w:tblHeader w:val="0"/>
              </w:trPr>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08)</w:t>
                    <w:tab/>
                    <w:t xml:space="preserve">2026_02_08_S&amp;E</w:t>
                  </w:r>
                  <w:r w:rsidDel="00000000" w:rsidR="00000000" w:rsidRPr="00000000">
                    <w:rPr>
                      <w:rtl w:val="0"/>
                    </w:rPr>
                  </w:r>
                </w:p>
              </w:tc>
            </w:tr>
            <w:tr>
              <w:trPr>
                <w:cantSplit w:val="0"/>
                <w:trHeight w:val="809" w:hRule="atLeast"/>
                <w:tblHeader w:val="0"/>
              </w:trPr>
              <w:tc>
                <w:tcPr/>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line="276" w:lineRule="auto"/>
                    <w:rPr>
                      <w:rFonts w:ascii="Times New Roman" w:cs="Times New Roman" w:eastAsia="Times New Roman" w:hAnsi="Times New Roman"/>
                      <w:sz w:val="24"/>
                      <w:szCs w:val="24"/>
                    </w:rPr>
                  </w:pPr>
                  <w:r w:rsidDel="00000000" w:rsidR="00000000" w:rsidRPr="00000000">
                    <w:rPr>
                      <w:rtl w:val="0"/>
                    </w:rPr>
                  </w:r>
                </w:p>
                <w:tbl>
                  <w:tblPr>
                    <w:tblStyle w:val="Table4"/>
                    <w:tblW w:w="9460.0" w:type="dxa"/>
                    <w:jc w:val="left"/>
                    <w:tblLayout w:type="fixed"/>
                    <w:tblLook w:val="0400"/>
                  </w:tblPr>
                  <w:tblGrid>
                    <w:gridCol w:w="5971"/>
                    <w:gridCol w:w="1275"/>
                    <w:gridCol w:w="2214"/>
                    <w:tblGridChange w:id="0">
                      <w:tblGrid>
                        <w:gridCol w:w="5971"/>
                        <w:gridCol w:w="1275"/>
                        <w:gridCol w:w="2214"/>
                      </w:tblGrid>
                    </w:tblGridChange>
                  </w:tblGrid>
                  <w:tr>
                    <w:trPr>
                      <w:cantSplit w:val="0"/>
                      <w:trHeight w:val="638"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5">
                        <w:pPr>
                          <w:spacing w:after="0" w:line="240" w:lineRule="auto"/>
                          <w:rPr>
                            <w:rFonts w:ascii="Times New Roman" w:cs="Times New Roman" w:eastAsia="Times New Roman" w:hAnsi="Times New Roman"/>
                            <w:color w:val="000000"/>
                          </w:rPr>
                        </w:pPr>
                        <w:r w:rsidDel="00000000" w:rsidR="00000000" w:rsidRPr="00000000">
                          <w:rPr>
                            <w:rFonts w:ascii="Calibri" w:cs="Calibri" w:eastAsia="Calibri" w:hAnsi="Calibri"/>
                            <w:color w:val="000000"/>
                            <w:rtl w:val="0"/>
                          </w:rPr>
                          <w:t xml:space="preserve">Beyond Recognition: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6">
                        <w:pPr>
                          <w:spacing w:after="0" w:line="240" w:lineRule="auto"/>
                          <w:rPr>
                            <w:rFonts w:ascii="Times New Roman" w:cs="Times New Roman" w:eastAsia="Times New Roman" w:hAnsi="Times New Roman"/>
                            <w:color w:val="000000"/>
                          </w:rPr>
                        </w:pPr>
                        <w:r w:rsidDel="00000000" w:rsidR="00000000" w:rsidRPr="00000000">
                          <w:rPr>
                            <w:rFonts w:ascii="Calibri" w:cs="Calibri" w:eastAsia="Calibri" w:hAnsi="Calibri"/>
                            <w:color w:val="000000"/>
                            <w:rtl w:val="0"/>
                          </w:rPr>
                          <w:t xml:space="preserve">Roisin Lyons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7">
                        <w:pPr>
                          <w:spacing w:after="0" w:line="240" w:lineRule="auto"/>
                          <w:rPr>
                            <w:rFonts w:ascii="Times New Roman" w:cs="Times New Roman" w:eastAsia="Times New Roman" w:hAnsi="Times New Roman"/>
                            <w:color w:val="000000"/>
                          </w:rPr>
                        </w:pPr>
                        <w:r w:rsidDel="00000000" w:rsidR="00000000" w:rsidRPr="00000000">
                          <w:rPr>
                            <w:rFonts w:ascii="Calibri" w:cs="Calibri" w:eastAsia="Calibri" w:hAnsi="Calibri"/>
                            <w:color w:val="000000"/>
                            <w:rtl w:val="0"/>
                          </w:rPr>
                          <w:t xml:space="preserve">Oluwajomiloju Olajitan </w:t>
                        </w:r>
                        <w:r w:rsidDel="00000000" w:rsidR="00000000" w:rsidRPr="00000000">
                          <w:rPr>
                            <w:rtl w:val="0"/>
                          </w:rPr>
                        </w:r>
                      </w:p>
                    </w:tc>
                  </w:tr>
                </w:tbl>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9">
                  <w:pPr>
                    <w:jc w:val="center"/>
                    <w:rPr>
                      <w:rFonts w:ascii="Times New Roman" w:cs="Times New Roman" w:eastAsia="Times New Roman" w:hAnsi="Times New Roman"/>
                      <w:b w:val="1"/>
                      <w:bCs w:val="1"/>
                      <w:color w:val="ee0000"/>
                      <w:sz w:val="24"/>
                      <w:szCs w:val="24"/>
                      <w:u w:val="single"/>
                    </w:rPr>
                  </w:pPr>
                  <w:r w:rsidDel="00000000" w:rsidR="00000000" w:rsidRPr="00000000">
                    <w:rPr>
                      <w:rFonts w:ascii="Times New Roman" w:cs="Times New Roman" w:eastAsia="Times New Roman" w:hAnsi="Times New Roman"/>
                      <w:b w:val="1"/>
                      <w:bCs w:val="1"/>
                      <w:color w:val="ee0000"/>
                      <w:sz w:val="24"/>
                      <w:szCs w:val="24"/>
                      <w:u w:val="single"/>
                      <w:rtl w:val="0"/>
                    </w:rPr>
                    <w:t xml:space="preserve">Referred</w:t>
                  </w:r>
                </w:p>
                <w:p w:rsidR="00000000" w:rsidDel="00000000" w:rsidP="00000000" w:rsidRDefault="00000000" w:rsidRPr="00000000" w14:paraId="0000002A">
                  <w:pPr>
                    <w:jc w:val="center"/>
                    <w:rPr>
                      <w:rFonts w:ascii="Times New Roman" w:cs="Times New Roman" w:eastAsia="Times New Roman" w:hAnsi="Times New Roman"/>
                      <w:b w:val="1"/>
                      <w:bCs w:val="1"/>
                      <w:color w:val="ff0000"/>
                      <w:sz w:val="24"/>
                      <w:szCs w:val="24"/>
                      <w:u w:val="single"/>
                    </w:rPr>
                  </w:pPr>
                  <w:r w:rsidDel="00000000" w:rsidR="00000000" w:rsidRPr="00000000">
                    <w:rPr>
                      <w:rtl w:val="0"/>
                    </w:rPr>
                  </w:r>
                </w:p>
                <w:p w:rsidR="00000000" w:rsidDel="00000000" w:rsidP="00000000" w:rsidRDefault="00000000" w:rsidRPr="00000000" w14:paraId="0000002B">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Section 5f: Please ensure your inclusion/exclusion criteria are appropriate for your study. For example, ensure you are recruiting healthy adults who are capable of giving informed consent, as mentioned in 5h</w:t>
                    <w:tab/>
                    <w:tab/>
                    <w:tab/>
                    <w:tab/>
                  </w:r>
                  <w:r w:rsidDel="00000000" w:rsidR="00000000" w:rsidRPr="00000000">
                    <w:rPr>
                      <w:rtl w:val="0"/>
                    </w:rPr>
                  </w:r>
                </w:p>
                <w:p w:rsidR="00000000" w:rsidDel="00000000" w:rsidP="00000000" w:rsidRDefault="00000000" w:rsidRPr="00000000" w14:paraId="0000002C">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Section 5i: Please specify the "secure environment".</w:t>
                    <w:tab/>
                    <w:tab/>
                    <w:tab/>
                    <w:tab/>
                  </w:r>
                  <w:r w:rsidDel="00000000" w:rsidR="00000000" w:rsidRPr="00000000">
                    <w:rPr>
                      <w:rtl w:val="0"/>
                    </w:rPr>
                  </w:r>
                </w:p>
                <w:p w:rsidR="00000000" w:rsidDel="00000000" w:rsidP="00000000" w:rsidRDefault="00000000" w:rsidRPr="00000000" w14:paraId="0000002D">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Section 5l: Please specify that OneDrive will be used to store the data.</w:t>
                  </w:r>
                  <w:r w:rsidDel="00000000" w:rsidR="00000000" w:rsidRPr="00000000">
                    <w:rPr>
                      <w:rtl w:val="0"/>
                    </w:rPr>
                  </w:r>
                </w:p>
                <w:p w:rsidR="00000000" w:rsidDel="00000000" w:rsidP="00000000" w:rsidRDefault="00000000" w:rsidRPr="00000000" w14:paraId="0000002E">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Section 5o: This section should be signed by the PI, not the researcher.</w:t>
                  </w:r>
                  <w:r w:rsidDel="00000000" w:rsidR="00000000" w:rsidRPr="00000000">
                    <w:rPr>
                      <w:rtl w:val="0"/>
                    </w:rPr>
                  </w:r>
                </w:p>
                <w:p w:rsidR="00000000" w:rsidDel="00000000" w:rsidP="00000000" w:rsidRDefault="00000000" w:rsidRPr="00000000" w14:paraId="0000002F">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Study links: Please provide links for your online information sheet, gated consent form, survey and CAPTCHA challenge</w:t>
                    <w:tab/>
                  </w:r>
                  <w:r w:rsidDel="00000000" w:rsidR="00000000" w:rsidRPr="00000000">
                    <w:rPr>
                      <w:rtl w:val="0"/>
                    </w:rPr>
                  </w:r>
                </w:p>
                <w:p w:rsidR="00000000" w:rsidDel="00000000" w:rsidP="00000000" w:rsidRDefault="00000000" w:rsidRPr="00000000" w14:paraId="00000030">
                  <w:pPr>
                    <w:numPr>
                      <w:ilvl w:val="0"/>
                      <w:numId w:val="3"/>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Info sheet: Please remove the bullet point related to participants being audio/video recorded.</w:t>
                    <w:tab/>
                    <w:tab/>
                    <w:tab/>
                    <w:tab/>
                  </w:r>
                  <w:r w:rsidDel="00000000" w:rsidR="00000000" w:rsidRPr="00000000">
                    <w:rPr>
                      <w:rtl w:val="0"/>
                    </w:rPr>
                  </w:r>
                </w:p>
                <w:p w:rsidR="00000000" w:rsidDel="00000000" w:rsidP="00000000" w:rsidRDefault="00000000" w:rsidRPr="00000000" w14:paraId="00000031">
                  <w:pPr>
                    <w:numPr>
                      <w:ilvl w:val="0"/>
                      <w:numId w:val="3"/>
                    </w:numPr>
                    <w:ind w:left="720" w:hanging="360"/>
                    <w:rPr/>
                  </w:pPr>
                  <w:r w:rsidDel="00000000" w:rsidR="00000000" w:rsidRPr="00000000">
                    <w:rPr>
                      <w:rFonts w:ascii="Times New Roman" w:cs="Times New Roman" w:eastAsia="Times New Roman" w:hAnsi="Times New Roman"/>
                      <w:sz w:val="24"/>
                      <w:szCs w:val="24"/>
                      <w:rtl w:val="0"/>
                    </w:rPr>
                    <w:t xml:space="preserve">ICF: Please do not presign the consent form.</w:t>
                  </w:r>
                  <w:r w:rsidDel="00000000" w:rsidR="00000000" w:rsidRPr="00000000">
                    <w:rPr>
                      <w:rtl w:val="0"/>
                    </w:rPr>
                    <w:tab/>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Clarifications (26/02/26):</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complete the responses section below, responding to each of the clarifications above, signposting to where in the text changes have been made.</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ins w:author="Eoin.White" w:id="0" w:date="2026-03-16T08:57:00Z"/>
                      <w:rFonts w:ascii="Times New Roman" w:cs="Times New Roman" w:eastAsia="Times New Roman" w:hAnsi="Times New Roman"/>
                      <w:sz w:val="24"/>
                      <w:szCs w:val="24"/>
                    </w:rPr>
                  </w:pPr>
                  <w:ins w:author="Eoin.White" w:id="0" w:date="2026-03-16T08:57:00Z">
                    <w:r w:rsidDel="00000000" w:rsidR="00000000" w:rsidRPr="00000000">
                      <w:rPr>
                        <w:rFonts w:ascii="Times New Roman" w:cs="Times New Roman" w:eastAsia="Times New Roman" w:hAnsi="Times New Roman"/>
                        <w:sz w:val="24"/>
                        <w:szCs w:val="24"/>
                        <w:rtl w:val="0"/>
                      </w:rPr>
                      <w:t xml:space="preserve">Clarifications (16/03/26):</w:t>
                    </w:r>
                  </w:ins>
                </w:p>
                <w:p w:rsidR="00000000" w:rsidDel="00000000" w:rsidP="00000000" w:rsidRDefault="00000000" w:rsidRPr="00000000" w14:paraId="00000037">
                  <w:pPr>
                    <w:rPr>
                      <w:ins w:author="Eoin.White" w:id="0" w:date="2026-03-16T08:57:00Z"/>
                      <w:rFonts w:ascii="Times New Roman" w:cs="Times New Roman" w:eastAsia="Times New Roman" w:hAnsi="Times New Roman"/>
                      <w:sz w:val="24"/>
                      <w:szCs w:val="24"/>
                    </w:rPr>
                  </w:pPr>
                  <w:ins w:author="Eoin.White" w:id="0" w:date="2026-03-16T08:57:00Z">
                    <w:r w:rsidDel="00000000" w:rsidR="00000000" w:rsidRPr="00000000">
                      <w:rPr>
                        <w:rFonts w:ascii="Times New Roman" w:cs="Times New Roman" w:eastAsia="Times New Roman" w:hAnsi="Times New Roman"/>
                        <w:sz w:val="24"/>
                        <w:szCs w:val="24"/>
                        <w:rtl w:val="0"/>
                      </w:rPr>
                      <w:t xml:space="preserve">1. Please confirm (with proof), that no personal data is being recorded or held by Vercel or Render. If they are being used to store and/or process personal data, please consult </w:t>
                    </w:r>
                    <w:r w:rsidDel="00000000" w:rsidR="00000000" w:rsidRPr="00000000">
                      <w:fldChar w:fldCharType="begin"/>
                    </w:r>
                    <w:r w:rsidDel="00000000" w:rsidR="00000000" w:rsidRPr="00000000">
                      <w:instrText xml:space="preserve">HYPERLINK "https://www.ul.ie/itd/ul-cloud-governance"</w:instrText>
                    </w:r>
                    <w:r w:rsidDel="00000000" w:rsidR="00000000" w:rsidRPr="00000000">
                      <w:fldChar w:fldCharType="separate"/>
                    </w:r>
                    <w:r w:rsidDel="00000000" w:rsidR="00000000" w:rsidRPr="00000000">
                      <w:rPr>
                        <w:rFonts w:ascii="Times New Roman" w:cs="Times New Roman" w:eastAsia="Times New Roman" w:hAnsi="Times New Roman"/>
                        <w:color w:val="0000ff"/>
                        <w:sz w:val="24"/>
                        <w:szCs w:val="24"/>
                        <w:u w:val="single"/>
                        <w:rtl w:val="0"/>
                      </w:rPr>
                      <w:t xml:space="preserve">UL Cloud Governance</w:t>
                    </w: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 for further guidance.</w:t>
                    </w:r>
                  </w:ins>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160" w:lineRule="auto"/>
              <w:jc w:val="left"/>
              <w:rPr>
                <w:color w:val="000000"/>
              </w:rPr>
            </w:pPr>
            <w:r w:rsidDel="00000000" w:rsidR="00000000" w:rsidRPr="00000000">
              <w:rPr>
                <w:rtl w:val="0"/>
              </w:rPr>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left"/>
        <w:rPr>
          <w:b w:val="1"/>
          <w:bCs w:val="1"/>
          <w:color w:val="000000"/>
          <w:sz w:val="24"/>
          <w:szCs w:val="24"/>
        </w:rPr>
      </w:pPr>
      <w:r w:rsidDel="00000000" w:rsidR="00000000" w:rsidRPr="00000000">
        <w:rPr>
          <w:b w:val="1"/>
          <w:bCs w:val="1"/>
          <w:color w:val="000000"/>
          <w:sz w:val="24"/>
          <w:szCs w:val="24"/>
          <w:rtl w:val="0"/>
        </w:rPr>
        <w:t xml:space="preserve">Responses: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line="240" w:lineRule="auto"/>
        <w:rPr>
          <w:i w:val="1"/>
          <w:iCs w:val="1"/>
          <w:color w:val="548dd4"/>
          <w:sz w:val="20"/>
          <w:szCs w:val="20"/>
        </w:rPr>
      </w:pPr>
      <w:r w:rsidDel="00000000" w:rsidR="00000000" w:rsidRPr="00000000">
        <w:rPr>
          <w:i w:val="1"/>
          <w:iCs w:val="1"/>
          <w:color w:val="548dd4"/>
          <w:sz w:val="20"/>
          <w:szCs w:val="20"/>
          <w:rtl w:val="0"/>
        </w:rPr>
        <w:t xml:space="preserve">Please use this section to address all current and future clarifications.</w:t>
      </w:r>
    </w:p>
    <w:tbl>
      <w:tblPr>
        <w:tblStyle w:val="Table5"/>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
        <w:gridCol w:w="3358"/>
        <w:gridCol w:w="3779"/>
        <w:gridCol w:w="4133"/>
        <w:gridCol w:w="3179"/>
        <w:tblGridChange w:id="0">
          <w:tblGrid>
            <w:gridCol w:w="939"/>
            <w:gridCol w:w="3358"/>
            <w:gridCol w:w="3779"/>
            <w:gridCol w:w="4133"/>
            <w:gridCol w:w="3179"/>
          </w:tblGrid>
        </w:tblGridChange>
      </w:tblGrid>
      <w:tr>
        <w:trPr>
          <w:cantSplit w:val="0"/>
          <w:tblHeader w:val="0"/>
        </w:trPr>
        <w:tc>
          <w:tcPr>
            <w:gridSpan w:val="2"/>
          </w:tcPr>
          <w:p w:rsidR="00000000" w:rsidDel="00000000" w:rsidP="00000000" w:rsidRDefault="00000000" w:rsidRPr="00000000" w14:paraId="0000003D">
            <w:pPr>
              <w:rPr/>
            </w:pPr>
            <w:r w:rsidDel="00000000" w:rsidR="00000000" w:rsidRPr="00000000">
              <w:rPr>
                <w:rtl w:val="0"/>
              </w:rPr>
              <w:t xml:space="preserve">Application No.:</w:t>
            </w:r>
          </w:p>
          <w:p w:rsidR="00000000" w:rsidDel="00000000" w:rsidP="00000000" w:rsidRDefault="00000000" w:rsidRPr="00000000" w14:paraId="0000003E">
            <w:pPr>
              <w:rPr/>
            </w:pPr>
            <w:ins w:author="Jay" w:id="1" w:date="2026-03-12T15:20:00Z">
              <w:r w:rsidDel="00000000" w:rsidR="00000000" w:rsidRPr="00000000">
                <w:rPr>
                  <w:rtl w:val="0"/>
                </w:rPr>
                <w:t xml:space="preserve">2026_02_08_S&amp;E</w:t>
              </w:r>
            </w:ins>
            <w:del w:author="Jay" w:id="1" w:date="2026-03-12T15:20:00Z">
              <w:r w:rsidDel="00000000" w:rsidR="00000000" w:rsidRPr="00000000">
                <w:rPr>
                  <w:rtl w:val="0"/>
                </w:rPr>
                <w:delText xml:space="preserve">APPLICATION NO.</w:delText>
              </w:r>
            </w:del>
            <w:r w:rsidDel="00000000" w:rsidR="00000000" w:rsidRPr="00000000">
              <w:rPr>
                <w:rtl w:val="0"/>
              </w:rPr>
            </w:r>
          </w:p>
        </w:tc>
        <w:tc>
          <w:tcPr>
            <w:gridSpan w:val="3"/>
          </w:tcPr>
          <w:p w:rsidR="00000000" w:rsidDel="00000000" w:rsidP="00000000" w:rsidRDefault="00000000" w:rsidRPr="00000000" w14:paraId="00000040">
            <w:pPr>
              <w:rPr/>
            </w:pPr>
            <w:r w:rsidDel="00000000" w:rsidR="00000000" w:rsidRPr="00000000">
              <w:rPr>
                <w:rtl w:val="0"/>
              </w:rPr>
              <w:t xml:space="preserve">Application title:</w:t>
            </w:r>
          </w:p>
          <w:p w:rsidR="00000000" w:rsidDel="00000000" w:rsidP="00000000" w:rsidRDefault="00000000" w:rsidRPr="00000000" w14:paraId="00000041">
            <w:pPr>
              <w:rPr/>
            </w:pPr>
            <w:ins w:author="Jay" w:id="2" w:date="2026-03-12T15:20:00Z">
              <w:r w:rsidDel="00000000" w:rsidR="00000000" w:rsidRPr="00000000">
                <w:rPr>
                  <w:rtl w:val="0"/>
                </w:rPr>
                <w:t xml:space="preserve">Beyond Recognition</w:t>
              </w:r>
            </w:ins>
            <w:del w:author="Jay" w:id="2" w:date="2026-03-12T15:20:00Z">
              <w:r w:rsidDel="00000000" w:rsidR="00000000" w:rsidRPr="00000000">
                <w:rPr>
                  <w:rtl w:val="0"/>
                </w:rPr>
                <w:delText xml:space="preserve">APPLICATION TITLE</w:delText>
              </w:r>
            </w:del>
            <w:r w:rsidDel="00000000" w:rsidR="00000000" w:rsidRPr="00000000">
              <w:rPr>
                <w:rtl w:val="0"/>
              </w:rPr>
            </w:r>
          </w:p>
        </w:tc>
      </w:tr>
      <w:tr>
        <w:trPr>
          <w:cantSplit w:val="0"/>
          <w:tblHeader w:val="0"/>
        </w:trPr>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60" w:lineRule="auto"/>
              <w:jc w:val="center"/>
              <w:rPr>
                <w:b w:val="1"/>
                <w:bCs w:val="1"/>
                <w:color w:val="000000"/>
                <w:sz w:val="24"/>
                <w:szCs w:val="24"/>
              </w:rPr>
            </w:pPr>
            <w:r w:rsidDel="00000000" w:rsidR="00000000" w:rsidRPr="00000000">
              <w:rPr>
                <w:b w:val="1"/>
                <w:bCs w:val="1"/>
                <w:color w:val="000000"/>
                <w:sz w:val="24"/>
                <w:szCs w:val="24"/>
                <w:rtl w:val="0"/>
              </w:rPr>
              <w:t xml:space="preserve">No.</w:t>
            </w:r>
          </w:p>
        </w:tc>
        <w:tc>
          <w:tcPr>
            <w:gridSpan w:val="2"/>
            <w:vAlign w:val="center"/>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160" w:lineRule="auto"/>
              <w:jc w:val="left"/>
              <w:rPr>
                <w:b w:val="1"/>
                <w:bCs w:val="1"/>
                <w:color w:val="000000"/>
                <w:sz w:val="24"/>
                <w:szCs w:val="24"/>
              </w:rPr>
            </w:pPr>
            <w:r w:rsidDel="00000000" w:rsidR="00000000" w:rsidRPr="00000000">
              <w:rPr>
                <w:b w:val="1"/>
                <w:bCs w:val="1"/>
                <w:color w:val="000000"/>
                <w:sz w:val="24"/>
                <w:szCs w:val="24"/>
                <w:rtl w:val="0"/>
              </w:rPr>
              <w:t xml:space="preserve">Supervisor response </w:t>
            </w:r>
          </w:p>
        </w:tc>
        <w:tc>
          <w:tcPr>
            <w:vAlign w:val="center"/>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160" w:lineRule="auto"/>
              <w:jc w:val="left"/>
              <w:rPr>
                <w:b w:val="1"/>
                <w:bCs w:val="1"/>
                <w:color w:val="000000"/>
                <w:sz w:val="24"/>
                <w:szCs w:val="24"/>
              </w:rPr>
            </w:pPr>
            <w:r w:rsidDel="00000000" w:rsidR="00000000" w:rsidRPr="00000000">
              <w:rPr>
                <w:b w:val="1"/>
                <w:bCs w:val="1"/>
                <w:color w:val="000000"/>
                <w:sz w:val="24"/>
                <w:szCs w:val="24"/>
                <w:rtl w:val="0"/>
              </w:rPr>
              <w:t xml:space="preserve">Reviewer 1 comments</w:t>
            </w:r>
          </w:p>
        </w:tc>
        <w:tc>
          <w:tcPr>
            <w:vAlign w:val="center"/>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160" w:lineRule="auto"/>
              <w:jc w:val="left"/>
              <w:rPr>
                <w:b w:val="1"/>
                <w:bCs w:val="1"/>
                <w:color w:val="000000"/>
                <w:sz w:val="24"/>
                <w:szCs w:val="24"/>
              </w:rPr>
            </w:pPr>
            <w:r w:rsidDel="00000000" w:rsidR="00000000" w:rsidRPr="00000000">
              <w:rPr>
                <w:b w:val="1"/>
                <w:bCs w:val="1"/>
                <w:color w:val="000000"/>
                <w:sz w:val="24"/>
                <w:szCs w:val="24"/>
                <w:rtl w:val="0"/>
              </w:rPr>
              <w:t xml:space="preserve">Reviewer 2 comments</w:t>
            </w:r>
          </w:p>
        </w:tc>
      </w:tr>
      <w:tr>
        <w:trPr>
          <w:cantSplit w:val="0"/>
          <w:tblHeader w:val="0"/>
        </w:trPr>
        <w:tc>
          <w:tcPr/>
          <w:p w:rsidR="00000000" w:rsidDel="00000000" w:rsidP="00000000" w:rsidRDefault="00000000" w:rsidRPr="00000000" w14:paraId="00000049">
            <w:pPr>
              <w:jc w:val="center"/>
              <w:rPr/>
            </w:pPr>
            <w:r w:rsidDel="00000000" w:rsidR="00000000" w:rsidRPr="00000000">
              <w:rPr>
                <w:rtl w:val="0"/>
              </w:rPr>
              <w:t xml:space="preserve">1</w:t>
            </w:r>
          </w:p>
        </w:tc>
        <w:tc>
          <w:tcPr>
            <w:gridSpan w:val="2"/>
          </w:tcPr>
          <w:p w:rsidR="00000000" w:rsidDel="00000000" w:rsidP="00000000" w:rsidRDefault="00000000" w:rsidRPr="00000000" w14:paraId="0000004A">
            <w:pPr>
              <w:rPr/>
            </w:pPr>
            <w:ins w:author="Jay" w:id="3" w:date="2026-03-12T15:20:00Z">
              <w:r w:rsidDel="00000000" w:rsidR="00000000" w:rsidRPr="00000000">
                <w:rPr>
                  <w:rtl w:val="0"/>
                </w:rPr>
                <w:t xml:space="preserve">Section 5f updated to include explicit inclusion criteria (adults aged 18+ capable of giving informed consent with access to a web browser) and exclusion criteria (anyone under 18). See tracked changes in Section 5f.</w:t>
              </w:r>
            </w:ins>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r>
        <w:trPr>
          <w:cantSplit w:val="0"/>
          <w:tblHeader w:val="0"/>
        </w:trPr>
        <w:tc>
          <w:tcPr/>
          <w:p w:rsidR="00000000" w:rsidDel="00000000" w:rsidP="00000000" w:rsidRDefault="00000000" w:rsidRPr="00000000" w14:paraId="0000004E">
            <w:pPr>
              <w:jc w:val="center"/>
              <w:rPr/>
            </w:pPr>
            <w:r w:rsidDel="00000000" w:rsidR="00000000" w:rsidRPr="00000000">
              <w:rPr>
                <w:rtl w:val="0"/>
              </w:rPr>
              <w:t xml:space="preserve">2</w:t>
            </w:r>
          </w:p>
        </w:tc>
        <w:tc>
          <w:tcPr>
            <w:gridSpan w:val="2"/>
          </w:tcPr>
          <w:p w:rsidR="00000000" w:rsidDel="00000000" w:rsidP="00000000" w:rsidRDefault="00000000" w:rsidRPr="00000000" w14:paraId="0000004F">
            <w:pPr>
              <w:rPr/>
            </w:pPr>
            <w:ins w:author="Jay" w:id="4" w:date="2026-03-12T15:20:00Z">
              <w:r w:rsidDel="00000000" w:rsidR="00000000" w:rsidRPr="00000000">
                <w:rPr>
                  <w:rtl w:val="0"/>
                </w:rPr>
                <w:t xml:space="preserve">Section 5i updated to specify that the frontend is hosted on Vercel and the backend on Render, both served over HTTPS. See tracked changes in Section 5i.</w:t>
              </w:r>
            </w:ins>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r>
          </w:p>
        </w:tc>
        <w:tc>
          <w:tcPr/>
          <w:p w:rsidR="00000000" w:rsidDel="00000000" w:rsidP="00000000" w:rsidRDefault="00000000" w:rsidRPr="00000000" w14:paraId="00000052">
            <w:pPr>
              <w:rPr/>
            </w:pPr>
            <w:r w:rsidDel="00000000" w:rsidR="00000000" w:rsidRPr="00000000">
              <w:rPr>
                <w:rtl w:val="0"/>
              </w:rPr>
            </w:r>
          </w:p>
        </w:tc>
      </w:tr>
      <w:tr>
        <w:trPr>
          <w:cantSplit w:val="0"/>
          <w:tblHeader w:val="0"/>
        </w:trPr>
        <w:tc>
          <w:tcPr/>
          <w:p w:rsidR="00000000" w:rsidDel="00000000" w:rsidP="00000000" w:rsidRDefault="00000000" w:rsidRPr="00000000" w14:paraId="00000053">
            <w:pPr>
              <w:jc w:val="center"/>
              <w:rPr/>
            </w:pPr>
            <w:r w:rsidDel="00000000" w:rsidR="00000000" w:rsidRPr="00000000">
              <w:rPr>
                <w:rtl w:val="0"/>
              </w:rPr>
              <w:t xml:space="preserve">3</w:t>
            </w:r>
          </w:p>
        </w:tc>
        <w:tc>
          <w:tcPr>
            <w:gridSpan w:val="2"/>
          </w:tcPr>
          <w:p w:rsidR="00000000" w:rsidDel="00000000" w:rsidP="00000000" w:rsidRDefault="00000000" w:rsidRPr="00000000" w14:paraId="00000054">
            <w:pPr>
              <w:rPr/>
            </w:pPr>
            <w:ins w:author="Jay" w:id="5" w:date="2026-03-12T15:20:00Z">
              <w:r w:rsidDel="00000000" w:rsidR="00000000" w:rsidRPr="00000000">
                <w:rPr>
                  <w:rtl w:val="0"/>
                </w:rPr>
                <w:t xml:space="preserve">Section 5l updated to explicitly state that UL's OneDrive will be used for data storage after project completion. See tracked changes in Section 5l.</w:t>
              </w:r>
            </w:ins>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jc w:val="center"/>
              <w:rPr/>
            </w:pPr>
            <w:r w:rsidDel="00000000" w:rsidR="00000000" w:rsidRPr="00000000">
              <w:rPr>
                <w:rtl w:val="0"/>
              </w:rPr>
              <w:t xml:space="preserve">4</w:t>
            </w:r>
          </w:p>
        </w:tc>
        <w:tc>
          <w:tcPr>
            <w:gridSpan w:val="2"/>
          </w:tcPr>
          <w:p w:rsidR="00000000" w:rsidDel="00000000" w:rsidP="00000000" w:rsidRDefault="00000000" w:rsidRPr="00000000" w14:paraId="00000059">
            <w:pPr>
              <w:rPr/>
            </w:pPr>
            <w:ins w:author="Jay" w:id="6" w:date="2026-03-12T15:20:00Z">
              <w:r w:rsidDel="00000000" w:rsidR="00000000" w:rsidRPr="00000000">
                <w:rPr>
                  <w:rtl w:val="0"/>
                </w:rPr>
                <w:t xml:space="preserve">Section 5o signature updated to the PI (Dr. Roisin Lyons) instead of the researcher. See tracked changes in Section 5o.</w:t>
              </w:r>
            </w:ins>
            <w:r w:rsidDel="00000000" w:rsidR="00000000" w:rsidRPr="00000000">
              <w:rPr>
                <w:rtl w:val="0"/>
              </w:rPr>
            </w:r>
          </w:p>
        </w:tc>
        <w:tc>
          <w:tcPr/>
          <w:p w:rsidR="00000000" w:rsidDel="00000000" w:rsidP="00000000" w:rsidRDefault="00000000" w:rsidRPr="00000000" w14:paraId="0000005B">
            <w:pPr>
              <w:rPr/>
            </w:pP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r>
          </w:p>
        </w:tc>
      </w:tr>
      <w:tr>
        <w:trPr>
          <w:cantSplit w:val="0"/>
          <w:tblHeader w:val="0"/>
        </w:trPr>
        <w:tc>
          <w:tcPr/>
          <w:p w:rsidR="00000000" w:rsidDel="00000000" w:rsidP="00000000" w:rsidRDefault="00000000" w:rsidRPr="00000000" w14:paraId="0000005D">
            <w:pPr>
              <w:jc w:val="center"/>
              <w:rPr/>
            </w:pPr>
            <w:r w:rsidDel="00000000" w:rsidR="00000000" w:rsidRPr="00000000">
              <w:rPr>
                <w:rtl w:val="0"/>
              </w:rPr>
              <w:t xml:space="preserve">5</w:t>
            </w:r>
          </w:p>
        </w:tc>
        <w:tc>
          <w:tcPr>
            <w:gridSpan w:val="2"/>
          </w:tcPr>
          <w:p w:rsidR="00000000" w:rsidDel="00000000" w:rsidP="00000000" w:rsidRDefault="00000000" w:rsidRPr="00000000" w14:paraId="0000005E">
            <w:pPr>
              <w:rPr/>
            </w:pPr>
            <w:ins w:author="Jay" w:id="7" w:date="2026-03-12T15:21:00Z">
              <w:r w:rsidDel="00000000" w:rsidR="00000000" w:rsidRPr="00000000">
                <w:rPr>
                  <w:rtl w:val="0"/>
                </w:rPr>
                <w:t xml:space="preserve">All study materials (information sheet, gated consent form, CAPTCHA challenges, and post-task questionnaire) are integrated into a single application flow at</w:t>
              </w:r>
              <w:r w:rsidDel="00000000" w:rsidR="00000000" w:rsidRPr="00000000">
                <w:fldChar w:fldCharType="begin"/>
              </w:r>
              <w:r w:rsidDel="00000000" w:rsidR="00000000" w:rsidRPr="00000000">
                <w:instrText xml:space="preserve">HYPERLINK "https://fyp-mu-nine.vercel.app/"</w:instrText>
              </w:r>
              <w:r w:rsidDel="00000000" w:rsidR="00000000" w:rsidRPr="00000000">
                <w:fldChar w:fldCharType="separate"/>
              </w:r>
              <w:r w:rsidDel="00000000" w:rsidR="00000000" w:rsidRPr="00000000">
                <w:rPr>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"https://fyp-mu-nine.vercel.app/"</w:instrText>
              </w:r>
              <w:r w:rsidDel="00000000" w:rsidR="00000000" w:rsidRPr="00000000">
                <w:fldChar w:fldCharType="separate"/>
              </w:r>
              <w:r w:rsidDel="00000000" w:rsidR="00000000" w:rsidRPr="00000000">
                <w:rPr>
                  <w:color w:val="1155cc"/>
                  <w:u w:val="single"/>
                  <w:rtl w:val="0"/>
                </w:rPr>
                <w:t xml:space="preserve">https://fyp-mu-nine.vercel.app/</w:t>
              </w:r>
              <w:r w:rsidDel="00000000" w:rsidR="00000000" w:rsidRPr="00000000">
                <w:fldChar w:fldCharType="end"/>
              </w:r>
              <w:r w:rsidDel="00000000" w:rsidR="00000000" w:rsidRPr="00000000">
                <w:rPr>
                  <w:rtl w:val="0"/>
                </w:rPr>
                <w:t xml:space="preserve">.</w:t>
              </w:r>
            </w:ins>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r>
          </w:p>
        </w:tc>
      </w:tr>
      <w:tr>
        <w:trPr>
          <w:cantSplit w:val="0"/>
          <w:tblHeader w:val="0"/>
        </w:trPr>
        <w:tc>
          <w:tcPr/>
          <w:p w:rsidR="00000000" w:rsidDel="00000000" w:rsidP="00000000" w:rsidRDefault="00000000" w:rsidRPr="00000000" w14:paraId="00000062">
            <w:pPr>
              <w:jc w:val="center"/>
              <w:rPr/>
            </w:pPr>
            <w:r w:rsidDel="00000000" w:rsidR="00000000" w:rsidRPr="00000000">
              <w:rPr>
                <w:rtl w:val="0"/>
              </w:rPr>
              <w:t xml:space="preserve">6</w:t>
            </w:r>
          </w:p>
        </w:tc>
        <w:tc>
          <w:tcPr>
            <w:gridSpan w:val="2"/>
          </w:tcPr>
          <w:p w:rsidR="00000000" w:rsidDel="00000000" w:rsidP="00000000" w:rsidRDefault="00000000" w:rsidRPr="00000000" w14:paraId="00000063">
            <w:pPr>
              <w:rPr>
                <w:i w:val="1"/>
                <w:iCs w:val="1"/>
              </w:rPr>
            </w:pPr>
            <w:del w:author="Jay" w:id="8" w:date="2026-03-12T15:21:00Z">
              <w:r w:rsidDel="00000000" w:rsidR="00000000" w:rsidRPr="00000000">
                <w:rPr>
                  <w:i w:val="1"/>
                  <w:iCs w:val="1"/>
                  <w:color w:val="595959"/>
                  <w:rtl w:val="0"/>
                </w:rPr>
                <w:delText xml:space="preserve">Add rows as necessary</w:delText>
              </w:r>
            </w:del>
            <w:ins w:author="Jay" w:id="9" w:date="2026-03-12T15:21:00Z">
              <w:del w:author="Jay" w:id="8" w:date="2026-03-12T15:21:00Z">
                <w:r w:rsidDel="00000000" w:rsidR="00000000" w:rsidRPr="00000000">
                  <w:rPr>
                    <w:i w:val="1"/>
                    <w:iCs w:val="1"/>
                    <w:color w:val="595959"/>
                    <w:rtl w:val="0"/>
                  </w:rPr>
                  <w:delText xml:space="preserve">  </w:delText>
                </w:r>
              </w:del>
              <w:r w:rsidDel="00000000" w:rsidR="00000000" w:rsidRPr="00000000">
                <w:rPr>
                  <w:i w:val="1"/>
                  <w:iCs w:val="1"/>
                  <w:color w:val="595959"/>
                  <w:rtl w:val="0"/>
                </w:rPr>
                <w:t xml:space="preserve">Audio/video recording bullet point removed from the consent form as the study does not involve recording. See tracked changes in the Ethical Consent Form.</w:t>
              </w:r>
            </w:ins>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r>
          </w:p>
        </w:tc>
      </w:tr>
      <w:tr>
        <w:trPr>
          <w:cantSplit w:val="0"/>
          <w:tblHeader w:val="0"/>
          <w:ins w:author="Jay" w:id="10" w:date="2026-03-12T15:22:00Z"/>
        </w:trPr>
        <w:tc>
          <w:tcPr/>
          <w:p w:rsidR="00000000" w:rsidDel="00000000" w:rsidP="00000000" w:rsidRDefault="00000000" w:rsidRPr="00000000" w14:paraId="00000067">
            <w:pPr>
              <w:jc w:val="center"/>
              <w:rPr>
                <w:ins w:author="Jay" w:id="10" w:date="2026-03-12T15:22:00Z"/>
              </w:rPr>
            </w:pPr>
            <w:ins w:author="Jay" w:id="10" w:date="2026-03-12T15:22:00Z">
              <w:r w:rsidDel="00000000" w:rsidR="00000000" w:rsidRPr="00000000">
                <w:rPr>
                  <w:rtl w:val="0"/>
                </w:rPr>
                <w:t xml:space="preserve">7</w:t>
              </w:r>
            </w:ins>
          </w:p>
        </w:tc>
        <w:tc>
          <w:tcPr>
            <w:gridSpan w:val="2"/>
          </w:tcPr>
          <w:p w:rsidR="00000000" w:rsidDel="00000000" w:rsidP="00000000" w:rsidRDefault="00000000" w:rsidRPr="00000000" w14:paraId="00000068">
            <w:pPr>
              <w:rPr>
                <w:ins w:author="Jay" w:id="10" w:date="2026-03-12T15:22:00Z"/>
              </w:rPr>
            </w:pPr>
            <w:ins w:author="Jay" w:id="10" w:date="2026-03-12T15:22:00Z">
              <w:r w:rsidDel="00000000" w:rsidR="00000000" w:rsidRPr="00000000">
                <w:rPr>
                  <w:rtl w:val="0"/>
                </w:rPr>
                <w:t xml:space="preserve">Pre-filled dates and investigator signature removed from the consent form. See tracked changes in the Ethical Consent Form.</w:t>
              </w:r>
            </w:ins>
          </w:p>
        </w:tc>
        <w:tc>
          <w:tcPr/>
          <w:p w:rsidR="00000000" w:rsidDel="00000000" w:rsidP="00000000" w:rsidRDefault="00000000" w:rsidRPr="00000000" w14:paraId="0000006A">
            <w:pPr>
              <w:rPr>
                <w:ins w:author="Jay" w:id="10" w:date="2026-03-12T15:22:00Z"/>
              </w:rPr>
            </w:pPr>
            <w:ins w:author="Jay" w:id="10" w:date="2026-03-12T15:22:00Z">
              <w:r w:rsidDel="00000000" w:rsidR="00000000" w:rsidRPr="00000000">
                <w:rPr>
                  <w:rtl w:val="0"/>
                </w:rPr>
              </w:r>
            </w:ins>
          </w:p>
        </w:tc>
        <w:tc>
          <w:tcPr/>
          <w:p w:rsidR="00000000" w:rsidDel="00000000" w:rsidP="00000000" w:rsidRDefault="00000000" w:rsidRPr="00000000" w14:paraId="0000006B">
            <w:pPr>
              <w:rPr>
                <w:ins w:author="Jay" w:id="10" w:date="2026-03-12T15:22:00Z"/>
              </w:rPr>
            </w:pPr>
            <w:ins w:author="Jay" w:id="10" w:date="2026-03-12T15:22:00Z">
              <w:r w:rsidDel="00000000" w:rsidR="00000000" w:rsidRPr="00000000">
                <w:rPr>
                  <w:rtl w:val="0"/>
                </w:rPr>
              </w:r>
            </w:ins>
          </w:p>
        </w:tc>
      </w:tr>
      <w:tr>
        <w:trPr>
          <w:cantSplit w:val="0"/>
          <w:tblHeader w:val="0"/>
        </w:trPr>
        <w:tc>
          <w:tcPr/>
          <w:p w:rsidR="00000000" w:rsidDel="00000000" w:rsidP="00000000" w:rsidRDefault="00000000" w:rsidRPr="00000000" w14:paraId="0000006C">
            <w:pPr>
              <w:jc w:val="center"/>
              <w:rPr/>
            </w:pPr>
            <w:r w:rsidDel="00000000" w:rsidR="00000000" w:rsidRPr="00000000">
              <w:rPr>
                <w:rtl w:val="0"/>
              </w:rPr>
              <w:t xml:space="preserve">8</w:t>
            </w:r>
          </w:p>
        </w:tc>
        <w:tc>
          <w:tcPr>
            <w:gridSpan w:val="2"/>
          </w:tcPr>
          <w:p w:rsidR="00000000" w:rsidDel="00000000" w:rsidP="00000000" w:rsidRDefault="00000000" w:rsidRPr="00000000" w14:paraId="0000006D">
            <w:pPr>
              <w:spacing w:after="240" w:before="240" w:lineRule="auto"/>
              <w:rPr/>
            </w:pPr>
            <w:r w:rsidDel="00000000" w:rsidR="00000000" w:rsidRPr="00000000">
              <w:rPr>
                <w:rtl w:val="0"/>
              </w:rPr>
              <w:t xml:space="preserve">No personal data is recorded or held by Vercel or Render.</w:t>
            </w:r>
          </w:p>
          <w:p w:rsidR="00000000" w:rsidDel="00000000" w:rsidP="00000000" w:rsidRDefault="00000000" w:rsidRPr="00000000" w14:paraId="0000006E">
            <w:pPr>
              <w:spacing w:after="240" w:before="240" w:lineRule="auto"/>
              <w:rPr/>
            </w:pPr>
            <w:r w:rsidDel="00000000" w:rsidR="00000000" w:rsidRPr="00000000">
              <w:rPr>
                <w:rtl w:val="0"/>
              </w:rPr>
              <w:t xml:space="preserve">Vercel (frontend): Vercel serves only static frontend files to participants' browsers. No study data passes through or is stored on Vercel. Web Analytics is not enabled (Screenshot A) and no database or storage is connected (Screenshot B).</w:t>
            </w:r>
          </w:p>
          <w:p w:rsidR="00000000" w:rsidDel="00000000" w:rsidP="00000000" w:rsidRDefault="00000000" w:rsidRPr="00000000" w14:paraId="0000006F">
            <w:pPr>
              <w:spacing w:after="240" w:before="240" w:lineRule="auto"/>
              <w:rPr/>
            </w:pPr>
            <w:r w:rsidDel="00000000" w:rsidR="00000000" w:rsidRPr="00000000">
              <w:rPr>
                <w:rtl w:val="0"/>
              </w:rPr>
              <w:t xml:space="preserve">Render (backend): The database stores only anonymised interaction data: challenge parameters, timestamps, success/failure outcomes, device class, and trajectory coordinates. No names, email addresses, IP addresses, cookies, or any identifying information is collected. Session identifiers are randomly generated UUIDs with no link to user identity. Environment variables confirm no PII-related configuration (Screenshot C).</w:t>
            </w:r>
          </w:p>
          <w:p w:rsidR="00000000" w:rsidDel="00000000" w:rsidP="00000000" w:rsidRDefault="00000000" w:rsidRPr="00000000" w14:paraId="00000070">
            <w:pPr>
              <w:spacing w:after="240" w:before="240" w:lineRule="auto"/>
              <w:rPr/>
            </w:pPr>
            <w:r w:rsidDel="00000000" w:rsidR="00000000" w:rsidRPr="00000000">
              <w:rPr>
                <w:rtl w:val="0"/>
              </w:rPr>
              <w:t xml:space="preserve">Both platforms are GDPR-compliant and certified under the EU-US Data Privacy Framework.</w:t>
            </w:r>
          </w:p>
          <w:p w:rsidR="00000000" w:rsidDel="00000000" w:rsidP="00000000" w:rsidRDefault="00000000" w:rsidRPr="00000000" w14:paraId="00000071">
            <w:pPr>
              <w:spacing w:after="240" w:before="240" w:lineRule="auto"/>
              <w:rPr>
                <w:color w:val="1155cc"/>
                <w:u w:val="single"/>
              </w:rPr>
            </w:pPr>
            <w:r w:rsidDel="00000000" w:rsidR="00000000" w:rsidRPr="00000000">
              <w:rPr>
                <w:rtl w:val="0"/>
              </w:rPr>
              <w:t xml:space="preserve">Evidence: A.Vercel Analytics: not enabled (see attached), B.Vercel Storage: no database connected (see attached), C.Render Environment Variables: configuration secrets only, no PII (see attached), D.Vercel Security &amp; Compliance: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https://vercel.com/docs/security/compliance</w:t>
              </w:r>
            </w:hyperlink>
            <w:r w:rsidDel="00000000" w:rsidR="00000000" w:rsidRPr="00000000">
              <w:rPr>
                <w:rtl w:val="0"/>
              </w:rPr>
              <w:t xml:space="preserve">, </w:t>
            </w:r>
            <w:r w:rsidDel="00000000" w:rsidR="00000000" w:rsidRPr="00000000">
              <w:rPr>
                <w:rtl w:val="0"/>
              </w:rPr>
              <w:t xml:space="preserve">E.Render Security:</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https://render.com/security</w:t>
              </w:r>
            </w:hyperlink>
            <w:r w:rsidDel="00000000" w:rsidR="00000000" w:rsidRPr="00000000">
              <w:rPr>
                <w:rtl w:val="0"/>
              </w:rPr>
              <w:t xml:space="preserve"> , F.  Render DPA:</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https://render.com/dpa</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color w:val="1155cc"/>
                <w:u w:val="single"/>
              </w:rPr>
              <w:drawing>
                <wp:inline distB="114300" distT="114300" distL="114300" distR="114300">
                  <wp:extent cx="4400550" cy="20574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4005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ind w:left="600" w:right="600" w:firstLine="0"/>
              <w:rPr/>
            </w:pPr>
            <w:r w:rsidDel="00000000" w:rsidR="00000000" w:rsidRPr="00000000">
              <w:rPr/>
              <w:drawing>
                <wp:inline distB="114300" distT="114300" distL="114300" distR="114300">
                  <wp:extent cx="4400550" cy="2032000"/>
                  <wp:effectExtent b="0" l="0" r="0" t="0"/>
                  <wp:docPr id="3"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40055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4400550" cy="2070100"/>
                  <wp:effectExtent b="0" l="0" r="0" t="0"/>
                  <wp:docPr id="8"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400550" cy="20701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spacing w:line="240" w:lineRule="auto"/>
        <w:rPr/>
        <w:sectPr>
          <w:type w:val="nextPage"/>
          <w:pgSz w:h="11906" w:w="16838" w:orient="landscape"/>
          <w:pgMar w:bottom="720" w:top="720" w:left="720" w:right="720" w:header="709" w:footer="0"/>
        </w:sectPr>
      </w:pPr>
      <w:r w:rsidDel="00000000" w:rsidR="00000000" w:rsidRPr="00000000">
        <w:br w:type="page"/>
      </w: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pStyle w:val="Title"/>
        <w:spacing w:line="240" w:lineRule="auto"/>
        <w:rPr/>
      </w:pPr>
      <w:r w:rsidDel="00000000" w:rsidR="00000000" w:rsidRPr="00000000">
        <w:rPr>
          <w:rtl w:val="0"/>
        </w:rPr>
        <w:t xml:space="preserve">SECTION B</w:t>
      </w:r>
    </w:p>
    <w:p w:rsidR="00000000" w:rsidDel="00000000" w:rsidP="00000000" w:rsidRDefault="00000000" w:rsidRPr="00000000" w14:paraId="0000007C">
      <w:pPr>
        <w:shd w:fill="bfbfbf" w:val="clear"/>
        <w:spacing w:line="240" w:lineRule="auto"/>
        <w:jc w:val="center"/>
        <w:rPr>
          <w:b w:val="1"/>
          <w:bCs w:val="1"/>
          <w:sz w:val="32"/>
          <w:szCs w:val="32"/>
        </w:rPr>
      </w:pPr>
      <w:r w:rsidDel="00000000" w:rsidR="00000000" w:rsidRPr="00000000">
        <w:rPr>
          <w:b w:val="1"/>
          <w:bCs w:val="1"/>
          <w:sz w:val="32"/>
          <w:szCs w:val="32"/>
          <w:rtl w:val="0"/>
        </w:rPr>
        <w:t xml:space="preserve">Click the arrowheads </w:t>
      </w:r>
      <w:r w:rsidDel="00000000" w:rsidR="00000000" w:rsidRPr="00000000">
        <w:rPr>
          <w:rFonts w:ascii="Arial" w:cs="Arial" w:eastAsia="Arial" w:hAnsi="Arial"/>
          <w:b w:val="1"/>
          <w:bCs w:val="1"/>
          <w:sz w:val="44"/>
          <w:szCs w:val="44"/>
          <w:rtl w:val="0"/>
        </w:rPr>
        <w:t xml:space="preserve">►</w:t>
      </w:r>
      <w:r w:rsidDel="00000000" w:rsidR="00000000" w:rsidRPr="00000000">
        <w:rPr>
          <w:b w:val="1"/>
          <w:bCs w:val="1"/>
          <w:sz w:val="44"/>
          <w:szCs w:val="44"/>
          <w:rtl w:val="0"/>
        </w:rPr>
        <w:t xml:space="preserve"> </w:t>
      </w:r>
      <w:r w:rsidDel="00000000" w:rsidR="00000000" w:rsidRPr="00000000">
        <w:rPr>
          <w:b w:val="1"/>
          <w:bCs w:val="1"/>
          <w:sz w:val="32"/>
          <w:szCs w:val="32"/>
          <w:rtl w:val="0"/>
        </w:rPr>
        <w:t xml:space="preserve">below to expand each section</w:t>
      </w:r>
    </w:p>
    <w:p w:rsidR="00000000" w:rsidDel="00000000" w:rsidP="00000000" w:rsidRDefault="00000000" w:rsidRPr="00000000" w14:paraId="0000007D">
      <w:pPr>
        <w:shd w:fill="bfbfbf" w:val="clear"/>
        <w:spacing w:line="240" w:lineRule="auto"/>
        <w:jc w:val="center"/>
        <w:rPr>
          <w:b w:val="1"/>
          <w:bCs w:val="1"/>
          <w:sz w:val="32"/>
          <w:szCs w:val="32"/>
        </w:rPr>
      </w:pPr>
      <w:r w:rsidDel="00000000" w:rsidR="00000000" w:rsidRPr="00000000">
        <w:rPr>
          <w:b w:val="1"/>
          <w:bCs w:val="1"/>
          <w:sz w:val="32"/>
          <w:szCs w:val="32"/>
          <w:rtl w:val="0"/>
        </w:rPr>
        <w:t xml:space="preserve">Remove all comments before submitting to </w:t>
      </w:r>
      <w:hyperlink r:id="rId19">
        <w:r w:rsidDel="00000000" w:rsidR="00000000" w:rsidRPr="00000000">
          <w:rPr>
            <w:b w:val="1"/>
            <w:bCs w:val="1"/>
            <w:color w:val="0000ff"/>
            <w:sz w:val="32"/>
            <w:szCs w:val="32"/>
            <w:u w:val="single"/>
            <w:rtl w:val="0"/>
          </w:rPr>
          <w:t xml:space="preserve">Megan.Howell@ul.ie</w:t>
        </w:r>
      </w:hyperlink>
      <w:r w:rsidDel="00000000" w:rsidR="00000000" w:rsidRPr="00000000">
        <w:rPr>
          <w:rtl w:val="0"/>
        </w:rPr>
      </w:r>
    </w:p>
    <w:p w:rsidR="00000000" w:rsidDel="00000000" w:rsidP="00000000" w:rsidRDefault="00000000" w:rsidRPr="00000000" w14:paraId="0000007E">
      <w:pPr>
        <w:spacing w:line="240" w:lineRule="auto"/>
        <w:jc w:val="center"/>
        <w:rPr/>
      </w:pPr>
      <w:r w:rsidDel="00000000" w:rsidR="00000000" w:rsidRPr="00000000">
        <w:rPr>
          <w:b w:val="1"/>
          <w:bCs w:val="1"/>
          <w:rtl w:val="0"/>
        </w:rPr>
        <w:t xml:space="preserve">Blue shade</w:t>
      </w:r>
      <w:r w:rsidDel="00000000" w:rsidR="00000000" w:rsidRPr="00000000">
        <w:rPr>
          <w:rtl w:val="0"/>
        </w:rPr>
        <w:t xml:space="preserve">: SUPERVISOR must complete </w:t>
        <w:tab/>
        <w:t xml:space="preserve"> </w:t>
      </w:r>
      <w:r w:rsidDel="00000000" w:rsidR="00000000" w:rsidRPr="00000000">
        <w:rPr>
          <w:b w:val="1"/>
          <w:bCs w:val="1"/>
          <w:rtl w:val="0"/>
        </w:rPr>
        <w:t xml:space="preserve">Orange shade</w:t>
      </w:r>
      <w:r w:rsidDel="00000000" w:rsidR="00000000" w:rsidRPr="00000000">
        <w:rPr>
          <w:rtl w:val="0"/>
        </w:rPr>
        <w:t xml:space="preserve">: APPLICANT must complete</w:t>
      </w:r>
    </w:p>
    <w:p w:rsidR="00000000" w:rsidDel="00000000" w:rsidP="00000000" w:rsidRDefault="00000000" w:rsidRPr="00000000" w14:paraId="0000007F">
      <w:pPr>
        <w:pStyle w:val="Heading1"/>
        <w:numPr>
          <w:ilvl w:val="0"/>
          <w:numId w:val="17"/>
        </w:numPr>
        <w:spacing w:line="240" w:lineRule="auto"/>
        <w:ind w:left="8795" w:hanging="432.00000000000045"/>
        <w:rPr/>
      </w:pPr>
      <w:r w:rsidDel="00000000" w:rsidR="00000000" w:rsidRPr="00000000">
        <w:rPr>
          <w:rtl w:val="0"/>
        </w:rPr>
        <w:t xml:space="preserve">Supervisor and Applicant Details                                                </w:t>
        <w:tab/>
        <w:t xml:space="preserve"> </w:t>
      </w:r>
    </w:p>
    <w:p w:rsidR="00000000" w:rsidDel="00000000" w:rsidP="00000000" w:rsidRDefault="00000000" w:rsidRPr="00000000" w14:paraId="00000080">
      <w:pPr>
        <w:spacing w:after="0" w:line="240" w:lineRule="auto"/>
        <w:rPr/>
      </w:pPr>
      <w:r w:rsidDel="00000000" w:rsidR="00000000" w:rsidRPr="00000000">
        <w:rPr>
          <w:rtl w:val="0"/>
        </w:rPr>
      </w:r>
    </w:p>
    <w:tbl>
      <w:tblPr>
        <w:tblStyle w:val="Table6"/>
        <w:tblW w:w="96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38"/>
        <w:gridCol w:w="5386"/>
        <w:tblGridChange w:id="0">
          <w:tblGrid>
            <w:gridCol w:w="4238"/>
            <w:gridCol w:w="5386"/>
          </w:tblGrid>
        </w:tblGridChange>
      </w:tblGrid>
      <w:tr>
        <w:trPr>
          <w:cantSplit w:val="0"/>
          <w:trHeight w:val="397"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Supervisor name (i.e. Principal Investigator):</w:t>
            </w:r>
          </w:p>
        </w:tc>
        <w:tc>
          <w:tcPr>
            <w:tcBorders>
              <w:top w:color="000000" w:space="0" w:sz="12" w:val="single"/>
              <w:right w:color="000000" w:space="0" w:sz="12" w:val="single"/>
            </w:tcBorders>
            <w:shd w:fill="c6d9f1" w:val="clear"/>
          </w:tcPr>
          <w:p w:rsidR="00000000" w:rsidDel="00000000" w:rsidP="00000000" w:rsidRDefault="00000000" w:rsidRPr="00000000" w14:paraId="00000082">
            <w:pPr>
              <w:spacing w:after="0" w:line="240" w:lineRule="auto"/>
              <w:rPr/>
            </w:pPr>
            <w:r w:rsidDel="00000000" w:rsidR="00000000" w:rsidRPr="00000000">
              <w:rPr>
                <w:rtl w:val="0"/>
              </w:rPr>
              <w:t xml:space="preserve">Dr. Roisin Lyons</w:t>
            </w:r>
          </w:p>
        </w:tc>
      </w:tr>
      <w:tr>
        <w:trPr>
          <w:cantSplit w:val="0"/>
          <w:trHeight w:val="397"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83">
            <w:pPr>
              <w:spacing w:after="0" w:line="240" w:lineRule="auto"/>
              <w:jc w:val="left"/>
              <w:rPr>
                <w:sz w:val="20"/>
                <w:szCs w:val="20"/>
              </w:rPr>
            </w:pPr>
            <w:r w:rsidDel="00000000" w:rsidR="00000000" w:rsidRPr="00000000">
              <w:rPr>
                <w:sz w:val="20"/>
                <w:szCs w:val="20"/>
                <w:rtl w:val="0"/>
              </w:rPr>
              <w:t xml:space="preserve">Supervisor email:</w:t>
            </w:r>
          </w:p>
        </w:tc>
        <w:tc>
          <w:tcPr>
            <w:tcBorders>
              <w:bottom w:color="000000" w:space="0" w:sz="4" w:val="single"/>
              <w:right w:color="000000" w:space="0" w:sz="12" w:val="single"/>
            </w:tcBorders>
            <w:shd w:fill="c6d9f1" w:val="clear"/>
          </w:tcPr>
          <w:p w:rsidR="00000000" w:rsidDel="00000000" w:rsidP="00000000" w:rsidRDefault="00000000" w:rsidRPr="00000000" w14:paraId="00000084">
            <w:pPr>
              <w:spacing w:after="0" w:line="240" w:lineRule="auto"/>
              <w:rPr/>
            </w:pPr>
            <w:r w:rsidDel="00000000" w:rsidR="00000000" w:rsidRPr="00000000">
              <w:rPr>
                <w:rtl w:val="0"/>
              </w:rPr>
              <w:t xml:space="preserve">Roisin.Lyons@ul.ie</w:t>
            </w:r>
          </w:p>
        </w:tc>
      </w:tr>
      <w:tr>
        <w:trPr>
          <w:cantSplit w:val="0"/>
          <w:trHeight w:val="397"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Applicant name: </w:t>
            </w:r>
          </w:p>
        </w:tc>
        <w:tc>
          <w:tcPr>
            <w:tcBorders>
              <w:top w:color="000000" w:space="0" w:sz="12" w:val="single"/>
              <w:right w:color="000000" w:space="0" w:sz="12" w:val="single"/>
            </w:tcBorders>
            <w:shd w:fill="fdeada"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sz w:val="20"/>
                <w:szCs w:val="20"/>
                <w:rtl w:val="0"/>
              </w:rPr>
              <w:t xml:space="preserve">Oluwajomiloju Olajitan</w:t>
            </w:r>
            <w:r w:rsidDel="00000000" w:rsidR="00000000" w:rsidRPr="00000000">
              <w:rPr>
                <w:rtl w:val="0"/>
              </w:rPr>
            </w:r>
          </w:p>
        </w:tc>
      </w:tr>
      <w:tr>
        <w:trPr>
          <w:cantSplit w:val="0"/>
          <w:trHeight w:val="397" w:hRule="atLeast"/>
          <w:tblHeader w:val="0"/>
        </w:trPr>
        <w:tc>
          <w:tcPr>
            <w:tcBorders>
              <w:left w:color="000000" w:space="0" w:sz="12" w:val="single"/>
            </w:tcBorders>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ID number (</w:t>
            </w:r>
            <w:r w:rsidDel="00000000" w:rsidR="00000000" w:rsidRPr="00000000">
              <w:rPr>
                <w:i w:val="1"/>
                <w:iCs w:val="1"/>
                <w:color w:val="000000"/>
                <w:sz w:val="20"/>
                <w:szCs w:val="20"/>
                <w:rtl w:val="0"/>
              </w:rPr>
              <w:t xml:space="preserve">if applicable</w:t>
            </w:r>
            <w:r w:rsidDel="00000000" w:rsidR="00000000" w:rsidRPr="00000000">
              <w:rPr>
                <w:color w:val="000000"/>
                <w:sz w:val="20"/>
                <w:szCs w:val="20"/>
                <w:rtl w:val="0"/>
              </w:rPr>
              <w:t xml:space="preserve">):</w:t>
            </w:r>
          </w:p>
        </w:tc>
        <w:tc>
          <w:tcPr>
            <w:tcBorders>
              <w:right w:color="000000" w:space="0" w:sz="12" w:val="single"/>
            </w:tcBorders>
            <w:shd w:fill="fdeada" w:val="clea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sz w:val="20"/>
                <w:szCs w:val="20"/>
                <w:rtl w:val="0"/>
              </w:rPr>
              <w:t xml:space="preserve">23373326</w:t>
            </w:r>
            <w:r w:rsidDel="00000000" w:rsidR="00000000" w:rsidRPr="00000000">
              <w:rPr>
                <w:rtl w:val="0"/>
              </w:rPr>
            </w:r>
          </w:p>
        </w:tc>
      </w:tr>
      <w:tr>
        <w:trPr>
          <w:cantSplit w:val="0"/>
          <w:trHeight w:val="397" w:hRule="atLeast"/>
          <w:tblHeader w:val="0"/>
        </w:trPr>
        <w:tc>
          <w:tcPr>
            <w:tcBorders>
              <w:left w:color="000000" w:space="0" w:sz="12" w:val="single"/>
            </w:tcBorders>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Email address (</w:t>
            </w:r>
            <w:r w:rsidDel="00000000" w:rsidR="00000000" w:rsidRPr="00000000">
              <w:rPr>
                <w:i w:val="1"/>
                <w:iCs w:val="1"/>
                <w:color w:val="000000"/>
                <w:sz w:val="20"/>
                <w:szCs w:val="20"/>
                <w:rtl w:val="0"/>
              </w:rPr>
              <w:t xml:space="preserve">UL only</w:t>
            </w:r>
            <w:r w:rsidDel="00000000" w:rsidR="00000000" w:rsidRPr="00000000">
              <w:rPr>
                <w:color w:val="000000"/>
                <w:sz w:val="20"/>
                <w:szCs w:val="20"/>
                <w:rtl w:val="0"/>
              </w:rPr>
              <w:t xml:space="preserve">):</w:t>
            </w:r>
          </w:p>
        </w:tc>
        <w:tc>
          <w:tcPr>
            <w:tcBorders>
              <w:right w:color="000000" w:space="0" w:sz="12" w:val="single"/>
            </w:tcBorders>
            <w:shd w:fill="fdeada" w:val="clea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sz w:val="20"/>
                <w:szCs w:val="20"/>
                <w:rtl w:val="0"/>
              </w:rPr>
              <w:t xml:space="preserve">23373326@studentmail.ul.ie</w:t>
            </w:r>
            <w:r w:rsidDel="00000000" w:rsidR="00000000" w:rsidRPr="00000000">
              <w:rPr>
                <w:rtl w:val="0"/>
              </w:rPr>
            </w:r>
          </w:p>
        </w:tc>
      </w:tr>
      <w:tr>
        <w:trPr>
          <w:cantSplit w:val="0"/>
          <w:trHeight w:val="397" w:hRule="atLeast"/>
          <w:tblHeader w:val="0"/>
        </w:trPr>
        <w:tc>
          <w:tcPr>
            <w:tcBorders>
              <w:left w:color="000000" w:space="0" w:sz="12" w:val="single"/>
            </w:tcBorders>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FYP, MSc, PhD Dissertation, or Publication (</w:t>
            </w:r>
            <w:r w:rsidDel="00000000" w:rsidR="00000000" w:rsidRPr="00000000">
              <w:rPr>
                <w:i w:val="1"/>
                <w:iCs w:val="1"/>
                <w:color w:val="000000"/>
                <w:sz w:val="20"/>
                <w:szCs w:val="20"/>
                <w:rtl w:val="0"/>
              </w:rPr>
              <w:t xml:space="preserve">include Programme of Study here</w:t>
            </w:r>
            <w:r w:rsidDel="00000000" w:rsidR="00000000" w:rsidRPr="00000000">
              <w:rPr>
                <w:color w:val="000000"/>
                <w:sz w:val="20"/>
                <w:szCs w:val="20"/>
                <w:rtl w:val="0"/>
              </w:rPr>
              <w:t xml:space="preserve">):</w:t>
            </w:r>
          </w:p>
        </w:tc>
        <w:tc>
          <w:tcPr>
            <w:tcBorders>
              <w:right w:color="000000" w:space="0" w:sz="12" w:val="single"/>
            </w:tcBorders>
            <w:shd w:fill="fdeada"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sz w:val="20"/>
                <w:szCs w:val="20"/>
                <w:rtl w:val="0"/>
              </w:rPr>
              <w:t xml:space="preserve">FYP</w:t>
            </w:r>
            <w:r w:rsidDel="00000000" w:rsidR="00000000" w:rsidRPr="00000000">
              <w:rPr>
                <w:rtl w:val="0"/>
              </w:rPr>
            </w:r>
          </w:p>
        </w:tc>
      </w:tr>
      <w:tr>
        <w:trPr>
          <w:cantSplit w:val="0"/>
          <w:trHeight w:val="397" w:hRule="atLeast"/>
          <w:tblHeader w:val="0"/>
        </w:trPr>
        <w:tc>
          <w:tcPr>
            <w:tcBorders>
              <w:top w:color="000000" w:space="0" w:sz="12" w:val="single"/>
              <w:left w:color="000000" w:space="0" w:sz="12" w:val="single"/>
            </w:tcBorders>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Working title of study:</w:t>
            </w:r>
          </w:p>
        </w:tc>
        <w:tc>
          <w:tcPr>
            <w:tcBorders>
              <w:top w:color="000000" w:space="0" w:sz="12" w:val="single"/>
              <w:right w:color="000000" w:space="0" w:sz="12" w:val="single"/>
            </w:tcBorders>
            <w:shd w:fill="fdeada" w:val="clea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sz w:val="20"/>
                <w:szCs w:val="20"/>
                <w:rtl w:val="0"/>
              </w:rPr>
              <w:t xml:space="preserve">Beyond Recognition: </w:t>
            </w:r>
            <w:r w:rsidDel="00000000" w:rsidR="00000000" w:rsidRPr="00000000">
              <w:rPr>
                <w:rtl w:val="0"/>
              </w:rPr>
              <w:t xml:space="preserve">Reframing CAPTCHAs as Human-Usable Moving Target Defences</w:t>
            </w:r>
            <w:r w:rsidDel="00000000" w:rsidR="00000000" w:rsidRPr="00000000">
              <w:rPr>
                <w:rtl w:val="0"/>
              </w:rPr>
            </w:r>
          </w:p>
        </w:tc>
      </w:tr>
      <w:tr>
        <w:trPr>
          <w:cantSplit w:val="0"/>
          <w:trHeight w:val="397" w:hRule="atLeast"/>
          <w:tblHeader w:val="0"/>
        </w:trPr>
        <w:tc>
          <w:tcPr>
            <w:tcBorders>
              <w:left w:color="000000" w:space="0" w:sz="12" w:val="single"/>
            </w:tcBorders>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Period for which approval is sought: </w:t>
            </w:r>
          </w:p>
        </w:tc>
        <w:tc>
          <w:tcPr>
            <w:tcBorders>
              <w:right w:color="000000" w:space="0" w:sz="12" w:val="single"/>
            </w:tcBorders>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S</w:t>
            </w:r>
            <w:r w:rsidDel="00000000" w:rsidR="00000000" w:rsidRPr="00000000">
              <w:rPr>
                <w:b w:val="1"/>
                <w:bCs w:val="1"/>
                <w:color w:val="000000"/>
                <w:sz w:val="20"/>
                <w:szCs w:val="20"/>
                <w:rtl w:val="0"/>
              </w:rPr>
              <w:t xml:space="preserve">tart Date:    </w:t>
            </w:r>
            <w:r w:rsidDel="00000000" w:rsidR="00000000" w:rsidRPr="00000000">
              <w:rPr>
                <w:color w:val="000000"/>
                <w:sz w:val="20"/>
                <w:szCs w:val="20"/>
                <w:rtl w:val="0"/>
              </w:rPr>
              <w:t xml:space="preserve">Date of approval </w:t>
            </w:r>
          </w:p>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b w:val="1"/>
                <w:bCs w:val="1"/>
                <w:color w:val="000000"/>
                <w:sz w:val="20"/>
                <w:szCs w:val="20"/>
                <w:rtl w:val="0"/>
              </w:rPr>
              <w:t xml:space="preserve">End date</w:t>
            </w:r>
            <w:r w:rsidDel="00000000" w:rsidR="00000000" w:rsidRPr="00000000">
              <w:rPr>
                <w:color w:val="000000"/>
                <w:sz w:val="20"/>
                <w:szCs w:val="20"/>
                <w:rtl w:val="0"/>
              </w:rPr>
              <w:t xml:space="preserve">:      </w:t>
            </w:r>
            <w:r w:rsidDel="00000000" w:rsidR="00000000" w:rsidRPr="00000000">
              <w:rPr>
                <w:color w:val="808080"/>
                <w:sz w:val="20"/>
                <w:szCs w:val="20"/>
                <w:rtl w:val="0"/>
              </w:rPr>
              <w:t xml:space="preserve">01-05-2025</w:t>
            </w:r>
            <w:r w:rsidDel="00000000" w:rsidR="00000000" w:rsidRPr="00000000">
              <w:rPr>
                <w:rtl w:val="0"/>
              </w:rPr>
            </w:r>
          </w:p>
        </w:tc>
      </w:tr>
      <w:tr>
        <w:trPr>
          <w:cantSplit w:val="0"/>
          <w:trHeight w:val="397" w:hRule="atLeast"/>
          <w:tblHeader w:val="0"/>
        </w:trPr>
        <w:tc>
          <w:tcPr>
            <w:tcBorders>
              <w:left w:color="000000" w:space="0" w:sz="12" w:val="single"/>
              <w:bottom w:color="000000" w:space="0" w:sz="4" w:val="single"/>
            </w:tcBorders>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List co-investigators (</w:t>
            </w:r>
            <w:r w:rsidDel="00000000" w:rsidR="00000000" w:rsidRPr="00000000">
              <w:rPr>
                <w:i w:val="1"/>
                <w:iCs w:val="1"/>
                <w:color w:val="000000"/>
                <w:sz w:val="20"/>
                <w:szCs w:val="20"/>
                <w:rtl w:val="0"/>
              </w:rPr>
              <w:t xml:space="preserve">if applicable</w:t>
            </w:r>
            <w:r w:rsidDel="00000000" w:rsidR="00000000" w:rsidRPr="00000000">
              <w:rPr>
                <w:color w:val="000000"/>
                <w:sz w:val="20"/>
                <w:szCs w:val="20"/>
                <w:rtl w:val="0"/>
              </w:rPr>
              <w:t xml:space="preserve">)</w:t>
            </w:r>
          </w:p>
        </w:tc>
        <w:tc>
          <w:tcPr>
            <w:tcBorders>
              <w:bottom w:color="000000" w:space="0" w:sz="4" w:val="single"/>
              <w:right w:color="000000" w:space="0" w:sz="12" w:val="single"/>
            </w:tcBorders>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sz w:val="20"/>
                <w:szCs w:val="20"/>
                <w:rtl w:val="0"/>
              </w:rPr>
              <w:t xml:space="preserve">Dr. Salaheddin Alakkiri</w:t>
            </w:r>
            <w:r w:rsidDel="00000000" w:rsidR="00000000" w:rsidRPr="00000000">
              <w:rPr>
                <w:rtl w:val="0"/>
              </w:rPr>
            </w:r>
          </w:p>
        </w:tc>
      </w:tr>
      <w:tr>
        <w:trPr>
          <w:cantSplit w:val="0"/>
          <w:trHeight w:val="397" w:hRule="atLeast"/>
          <w:tblHeader w:val="0"/>
        </w:trPr>
        <w:tc>
          <w:tcPr>
            <w:tcBorders>
              <w:left w:color="000000" w:space="0" w:sz="12" w:val="single"/>
              <w:bottom w:color="000000" w:space="0" w:sz="12" w:val="single"/>
            </w:tcBorders>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color w:val="000000"/>
                <w:sz w:val="20"/>
                <w:szCs w:val="20"/>
                <w:rtl w:val="0"/>
              </w:rPr>
              <w:t xml:space="preserve">List co-investigators’ sites (</w:t>
            </w:r>
            <w:r w:rsidDel="00000000" w:rsidR="00000000" w:rsidRPr="00000000">
              <w:rPr>
                <w:i w:val="1"/>
                <w:iCs w:val="1"/>
                <w:color w:val="000000"/>
                <w:sz w:val="20"/>
                <w:szCs w:val="20"/>
                <w:rtl w:val="0"/>
              </w:rPr>
              <w:t xml:space="preserve">if not UL affiliated</w:t>
            </w:r>
            <w:r w:rsidDel="00000000" w:rsidR="00000000" w:rsidRPr="00000000">
              <w:rPr>
                <w:color w:val="000000"/>
                <w:sz w:val="20"/>
                <w:szCs w:val="20"/>
                <w:rtl w:val="0"/>
              </w:rPr>
              <w:t xml:space="preserve">)</w:t>
            </w:r>
          </w:p>
        </w:tc>
        <w:tc>
          <w:tcPr>
            <w:tcBorders>
              <w:bottom w:color="000000" w:space="0" w:sz="12" w:val="single"/>
              <w:right w:color="000000" w:space="0" w:sz="12" w:val="single"/>
            </w:tcBorders>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after="0" w:line="240" w:lineRule="auto"/>
              <w:jc w:val="left"/>
              <w:rPr>
                <w:color w:val="000000"/>
                <w:sz w:val="20"/>
                <w:szCs w:val="20"/>
              </w:rPr>
            </w:pPr>
            <w:r w:rsidDel="00000000" w:rsidR="00000000" w:rsidRPr="00000000">
              <w:rPr>
                <w:rtl w:val="0"/>
              </w:rPr>
            </w:r>
          </w:p>
        </w:tc>
      </w:tr>
    </w:tbl>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pStyle w:val="Heading1"/>
        <w:numPr>
          <w:ilvl w:val="0"/>
          <w:numId w:val="17"/>
        </w:numPr>
        <w:spacing w:line="240" w:lineRule="auto"/>
        <w:ind w:left="8795" w:hanging="432.00000000000045"/>
        <w:rPr/>
      </w:pPr>
      <w:r w:rsidDel="00000000" w:rsidR="00000000" w:rsidRPr="00000000">
        <w:rPr>
          <w:rtl w:val="0"/>
        </w:rPr>
        <w:t xml:space="preserve">Human Participants in the Study</w:t>
      </w:r>
    </w:p>
    <w:p w:rsidR="00000000" w:rsidDel="00000000" w:rsidP="00000000" w:rsidRDefault="00000000" w:rsidRPr="00000000" w14:paraId="00000098">
      <w:pPr>
        <w:spacing w:after="0" w:line="240" w:lineRule="auto"/>
        <w:rPr/>
      </w:pPr>
      <w:r w:rsidDel="00000000" w:rsidR="00000000" w:rsidRPr="00000000">
        <w:rPr>
          <w:rtl w:val="0"/>
        </w:rPr>
      </w:r>
    </w:p>
    <w:tbl>
      <w:tblPr>
        <w:tblStyle w:val="Table7"/>
        <w:tblW w:w="9634.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7498"/>
        <w:gridCol w:w="2136"/>
        <w:tblGridChange w:id="0">
          <w:tblGrid>
            <w:gridCol w:w="7498"/>
            <w:gridCol w:w="2136"/>
          </w:tblGrid>
        </w:tblGridChange>
      </w:tblGrid>
      <w:tr>
        <w:trPr>
          <w:cantSplit w:val="0"/>
          <w:trHeight w:val="397" w:hRule="atLeast"/>
          <w:tblHeader w:val="0"/>
        </w:trPr>
        <w:tc>
          <w:tcPr>
            <w:tcBorders>
              <w:right w:color="000000" w:space="0" w:sz="4" w:val="single"/>
            </w:tcBorders>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Does the research proposal or study involve:</w:t>
            </w:r>
          </w:p>
        </w:tc>
        <w:tc>
          <w:tcPr>
            <w:tcBorders>
              <w:left w:color="000000" w:space="0" w:sz="4" w:val="single"/>
            </w:tcBorders>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Please click if appropriate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jc w:val="left"/>
              <w:rPr>
                <w:color w:val="000000"/>
                <w:sz w:val="20"/>
                <w:szCs w:val="20"/>
              </w:rPr>
            </w:pPr>
            <w:bookmarkStart w:colFirst="0" w:colLast="0" w:name="_2jjm4vmjkntg" w:id="0"/>
            <w:bookmarkEnd w:id="0"/>
            <w:r w:rsidDel="00000000" w:rsidR="00000000" w:rsidRPr="00000000">
              <w:rPr>
                <w:color w:val="000000"/>
                <w:sz w:val="20"/>
                <w:szCs w:val="20"/>
                <w:rtl w:val="0"/>
              </w:rPr>
              <w:t xml:space="preserve">Working with vulnerable person?                         </w:t>
            </w:r>
          </w:p>
        </w:tc>
        <w:tc>
          <w:tcPr>
            <w:tcBorders>
              <w:left w:color="000000" w:space="0" w:sz="4" w:val="single"/>
            </w:tcBorders>
            <w:shd w:fill="fdeada" w:val="clear"/>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Any person under the age of 18?</w:t>
            </w:r>
          </w:p>
        </w:tc>
        <w:tc>
          <w:tcPr>
            <w:tcBorders>
              <w:left w:color="000000" w:space="0" w:sz="4" w:val="single"/>
            </w:tcBorders>
            <w:shd w:fill="fdeada" w:val="cle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Adult patients?  </w:t>
            </w:r>
          </w:p>
        </w:tc>
        <w:tc>
          <w:tcPr>
            <w:tcBorders>
              <w:left w:color="000000" w:space="0" w:sz="4" w:val="single"/>
            </w:tcBorders>
            <w:shd w:fill="fdeada" w:val="clear"/>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Staff within a clinical setting (</w:t>
            </w:r>
            <w:r w:rsidDel="00000000" w:rsidR="00000000" w:rsidRPr="00000000">
              <w:rPr>
                <w:i w:val="1"/>
                <w:iCs w:val="1"/>
                <w:color w:val="000000"/>
                <w:sz w:val="20"/>
                <w:szCs w:val="20"/>
                <w:rtl w:val="0"/>
              </w:rPr>
              <w:t xml:space="preserve">i.e., HSE staff</w:t>
            </w:r>
            <w:r w:rsidDel="00000000" w:rsidR="00000000" w:rsidRPr="00000000">
              <w:rPr>
                <w:color w:val="000000"/>
                <w:sz w:val="20"/>
                <w:szCs w:val="20"/>
                <w:rtl w:val="0"/>
              </w:rPr>
              <w:t xml:space="preserve">)</w:t>
            </w:r>
          </w:p>
        </w:tc>
        <w:tc>
          <w:tcPr>
            <w:tcBorders>
              <w:left w:color="000000" w:space="0" w:sz="4" w:val="single"/>
            </w:tcBorders>
            <w:shd w:fill="fdeada" w:val="clear"/>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Adults with psychological impairments?</w:t>
            </w:r>
          </w:p>
        </w:tc>
        <w:tc>
          <w:tcPr>
            <w:tcBorders>
              <w:left w:color="000000" w:space="0" w:sz="4" w:val="single"/>
            </w:tcBorders>
            <w:shd w:fill="fdeada" w:val="clear"/>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Adults with learning difficulties?</w:t>
            </w:r>
          </w:p>
        </w:tc>
        <w:tc>
          <w:tcPr>
            <w:tcBorders>
              <w:left w:color="000000" w:space="0" w:sz="4" w:val="single"/>
            </w:tcBorders>
            <w:shd w:fill="fdeada" w:val="clear"/>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Relatives of ill people (e.g., parents of sick children)</w:t>
            </w:r>
          </w:p>
        </w:tc>
        <w:tc>
          <w:tcPr>
            <w:tcBorders>
              <w:left w:color="000000" w:space="0" w:sz="4" w:val="single"/>
            </w:tcBorders>
            <w:shd w:fill="fdeada" w:val="clear"/>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Adults under the protection/control/influence of others (</w:t>
            </w:r>
            <w:r w:rsidDel="00000000" w:rsidR="00000000" w:rsidRPr="00000000">
              <w:rPr>
                <w:i w:val="1"/>
                <w:iCs w:val="1"/>
                <w:color w:val="000000"/>
                <w:sz w:val="20"/>
                <w:szCs w:val="20"/>
                <w:rtl w:val="0"/>
              </w:rPr>
              <w:t xml:space="preserve">e.g., in care/prison</w:t>
            </w:r>
            <w:r w:rsidDel="00000000" w:rsidR="00000000" w:rsidRPr="00000000">
              <w:rPr>
                <w:color w:val="000000"/>
                <w:sz w:val="20"/>
                <w:szCs w:val="20"/>
                <w:rtl w:val="0"/>
              </w:rPr>
              <w:t xml:space="preserve">)?</w:t>
            </w:r>
          </w:p>
        </w:tc>
        <w:tc>
          <w:tcPr>
            <w:tcBorders>
              <w:left w:color="000000" w:space="0" w:sz="4" w:val="single"/>
            </w:tcBorders>
            <w:shd w:fill="fdeada" w:val="clear"/>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People who may only have a basic knowledge of English?</w:t>
            </w:r>
          </w:p>
        </w:tc>
        <w:tc>
          <w:tcPr>
            <w:tcBorders>
              <w:left w:color="000000" w:space="0" w:sz="4" w:val="single"/>
            </w:tcBorders>
            <w:shd w:fill="fdeada" w:val="clear"/>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Hospital or GP patients (</w:t>
            </w:r>
            <w:r w:rsidDel="00000000" w:rsidR="00000000" w:rsidRPr="00000000">
              <w:rPr>
                <w:i w:val="1"/>
                <w:iCs w:val="1"/>
                <w:color w:val="000000"/>
                <w:sz w:val="20"/>
                <w:szCs w:val="20"/>
                <w:rtl w:val="0"/>
              </w:rPr>
              <w:t xml:space="preserve">or HSE members of staff</w:t>
            </w:r>
            <w:r w:rsidDel="00000000" w:rsidR="00000000" w:rsidRPr="00000000">
              <w:rPr>
                <w:color w:val="000000"/>
                <w:sz w:val="20"/>
                <w:szCs w:val="20"/>
                <w:rtl w:val="0"/>
              </w:rPr>
              <w:t xml:space="preserve">) recruited in medical facility                                                                             </w:t>
            </w:r>
          </w:p>
        </w:tc>
        <w:tc>
          <w:tcPr>
            <w:tcBorders>
              <w:left w:color="000000" w:space="0" w:sz="4" w:val="single"/>
            </w:tcBorders>
            <w:shd w:fill="fdeada" w:val="clear"/>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w:t>
            </w:r>
          </w:p>
        </w:tc>
      </w:tr>
    </w:tbl>
    <w:p w:rsidR="00000000" w:rsidDel="00000000" w:rsidP="00000000" w:rsidRDefault="00000000" w:rsidRPr="00000000" w14:paraId="000000AF">
      <w:pPr>
        <w:pStyle w:val="Heading1"/>
        <w:numPr>
          <w:ilvl w:val="0"/>
          <w:numId w:val="17"/>
        </w:numPr>
        <w:spacing w:line="240" w:lineRule="auto"/>
        <w:ind w:left="8795" w:hanging="432.00000000000045"/>
        <w:rPr/>
      </w:pPr>
      <w:r w:rsidDel="00000000" w:rsidR="00000000" w:rsidRPr="00000000">
        <w:rPr>
          <w:rtl w:val="0"/>
        </w:rPr>
        <w:t xml:space="preserve">Subject Matter of the Study</w:t>
      </w:r>
    </w:p>
    <w:p w:rsidR="00000000" w:rsidDel="00000000" w:rsidP="00000000" w:rsidRDefault="00000000" w:rsidRPr="00000000" w14:paraId="000000B0">
      <w:pPr>
        <w:spacing w:after="0" w:line="240" w:lineRule="auto"/>
        <w:rPr/>
      </w:pPr>
      <w:r w:rsidDel="00000000" w:rsidR="00000000" w:rsidRPr="00000000">
        <w:rPr>
          <w:rtl w:val="0"/>
        </w:rPr>
      </w:r>
    </w:p>
    <w:tbl>
      <w:tblPr>
        <w:tblStyle w:val="Table8"/>
        <w:tblW w:w="9634.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7498"/>
        <w:gridCol w:w="2136"/>
        <w:tblGridChange w:id="0">
          <w:tblGrid>
            <w:gridCol w:w="7498"/>
            <w:gridCol w:w="2136"/>
          </w:tblGrid>
        </w:tblGridChange>
      </w:tblGrid>
      <w:tr>
        <w:trPr>
          <w:cantSplit w:val="0"/>
          <w:trHeight w:val="397" w:hRule="atLeast"/>
          <w:tblHeader w:val="0"/>
        </w:trPr>
        <w:tc>
          <w:tcPr>
            <w:tcBorders>
              <w:right w:color="000000" w:space="0" w:sz="4" w:val="single"/>
            </w:tcBorders>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Does the research proposal or study involve:</w:t>
            </w:r>
          </w:p>
        </w:tc>
        <w:tc>
          <w:tcPr>
            <w:tcBorders>
              <w:left w:color="000000" w:space="0" w:sz="4" w:val="single"/>
            </w:tcBorders>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Please click if appropriate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Sensitive personal issues? (e.g., suicide, bereavement, gender </w:t>
              <w:br w:type="textWrapping"/>
              <w:t xml:space="preserve">identity, sexuality, fertility, abortion, gambling)?</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Illegal activities, illicit drug taking, substance abuse or the </w:t>
              <w:br w:type="textWrapping"/>
              <w:t xml:space="preserve">self-reporting of criminal behaviour?</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Any act that might diminish self-respect or cause shame, </w:t>
              <w:br w:type="textWrapping"/>
              <w:t xml:space="preserve">embarrassment or regret?</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Research into politically and/or racially/ethnically and/or </w:t>
              <w:br w:type="textWrapping"/>
              <w:t xml:space="preserve">commercially sensitive areas?</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Research that may have dual use or military implications or be subject to export controls.</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bl>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pStyle w:val="Heading1"/>
        <w:numPr>
          <w:ilvl w:val="0"/>
          <w:numId w:val="17"/>
        </w:numPr>
        <w:spacing w:line="240" w:lineRule="auto"/>
        <w:ind w:left="8795" w:hanging="432.00000000000045"/>
        <w:rPr/>
      </w:pPr>
      <w:r w:rsidDel="00000000" w:rsidR="00000000" w:rsidRPr="00000000">
        <w:rPr>
          <w:rtl w:val="0"/>
        </w:rPr>
        <w:t xml:space="preserve">Procedures in the Study</w:t>
      </w:r>
    </w:p>
    <w:p w:rsidR="00000000" w:rsidDel="00000000" w:rsidP="00000000" w:rsidRDefault="00000000" w:rsidRPr="00000000" w14:paraId="000000BF">
      <w:pPr>
        <w:spacing w:after="0" w:line="240" w:lineRule="auto"/>
        <w:rPr/>
      </w:pPr>
      <w:r w:rsidDel="00000000" w:rsidR="00000000" w:rsidRPr="00000000">
        <w:rPr>
          <w:rtl w:val="0"/>
        </w:rPr>
      </w:r>
    </w:p>
    <w:tbl>
      <w:tblPr>
        <w:tblStyle w:val="Table9"/>
        <w:tblW w:w="9634.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7498"/>
        <w:gridCol w:w="2136"/>
        <w:tblGridChange w:id="0">
          <w:tblGrid>
            <w:gridCol w:w="7498"/>
            <w:gridCol w:w="2136"/>
          </w:tblGrid>
        </w:tblGridChange>
      </w:tblGrid>
      <w:tr>
        <w:trPr>
          <w:cantSplit w:val="0"/>
          <w:trHeight w:val="397" w:hRule="atLeast"/>
          <w:tblHeader w:val="0"/>
        </w:trPr>
        <w:tc>
          <w:tcPr>
            <w:tcBorders>
              <w:right w:color="000000" w:space="0" w:sz="4" w:val="single"/>
            </w:tcBorders>
            <w:vAlign w:val="center"/>
          </w:tcPr>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Does the research proposal or study involve:</w:t>
            </w:r>
            <w:r w:rsidDel="00000000" w:rsidR="00000000" w:rsidRPr="00000000">
              <w:rPr>
                <w:rtl w:val="0"/>
              </w:rPr>
            </w:r>
          </w:p>
        </w:tc>
        <w:tc>
          <w:tcPr>
            <w:tcBorders>
              <w:left w:color="000000" w:space="0" w:sz="4" w:val="single"/>
            </w:tcBorders>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Please click if appropriate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Use of personal records without consent?                         </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Deception of participants?</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The offer of large inducements to participate?</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Audio or visual recording without consent?</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Invasive physical interventions or treatments?</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Research that might put researchers or participants at risk?</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ind w:left="436" w:hanging="360"/>
              <w:jc w:val="left"/>
              <w:rPr/>
            </w:pPr>
            <w:r w:rsidDel="00000000" w:rsidR="00000000" w:rsidRPr="00000000">
              <w:rPr>
                <w:color w:val="000000"/>
                <w:sz w:val="20"/>
                <w:szCs w:val="20"/>
                <w:rtl w:val="0"/>
              </w:rPr>
              <w:t xml:space="preserve">Storage of data for less than 7 years?</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bl>
    <w:p w:rsidR="00000000" w:rsidDel="00000000" w:rsidP="00000000" w:rsidRDefault="00000000" w:rsidRPr="00000000" w14:paraId="000000D0">
      <w:pPr>
        <w:spacing w:line="240" w:lineRule="auto"/>
        <w:rPr/>
      </w:pPr>
      <w:r w:rsidDel="00000000" w:rsidR="00000000" w:rsidRPr="00000000">
        <w:rPr>
          <w:rtl w:val="0"/>
        </w:rPr>
      </w:r>
    </w:p>
    <w:p w:rsidR="00000000" w:rsidDel="00000000" w:rsidP="00000000" w:rsidRDefault="00000000" w:rsidRPr="00000000" w14:paraId="000000D1">
      <w:pPr>
        <w:spacing w:line="240" w:lineRule="auto"/>
        <w:rPr/>
      </w:pPr>
      <w:r w:rsidDel="00000000" w:rsidR="00000000" w:rsidRPr="00000000">
        <w:rPr>
          <w:rtl w:val="0"/>
        </w:rPr>
        <w:t xml:space="preserve">If you have </w:t>
      </w:r>
      <w:r w:rsidDel="00000000" w:rsidR="00000000" w:rsidRPr="00000000">
        <w:rPr>
          <w:color w:val="000000"/>
          <w:rtl w:val="0"/>
        </w:rPr>
        <w:t xml:space="preserve">ticked any of the boxes </w:t>
      </w:r>
      <w:r w:rsidDel="00000000" w:rsidR="00000000" w:rsidRPr="00000000">
        <w:rPr>
          <w:rtl w:val="0"/>
        </w:rPr>
        <w:t xml:space="preserve">in sections 2 to 4 above, you will need to fill in the S&amp;E full application form and submit to the Faculty Ethics Committee for review. However, if the research is to be conducted </w:t>
      </w:r>
      <w:r w:rsidDel="00000000" w:rsidR="00000000" w:rsidRPr="00000000">
        <w:rPr>
          <w:b w:val="1"/>
          <w:bCs w:val="1"/>
          <w:rtl w:val="0"/>
        </w:rPr>
        <w:t xml:space="preserve">during or after/associated with School Placement</w:t>
      </w:r>
      <w:r w:rsidDel="00000000" w:rsidR="00000000" w:rsidRPr="00000000">
        <w:rPr>
          <w:rtl w:val="0"/>
        </w:rPr>
        <w:t xml:space="preserve">, and within the Department of Education subject syllabus outline, and provided the student has the permission of the class teacher and the school principal and that parent/guardians consent to participation, this expedited form can also be used.  A Child Protection form, signed by all researchers involved, must be included in the application.  Please note that if the Faculty Ethics Committee deems it necessary you may be asked to fill in the full application form.</w:t>
      </w:r>
    </w:p>
    <w:p w:rsidR="00000000" w:rsidDel="00000000" w:rsidP="00000000" w:rsidRDefault="00000000" w:rsidRPr="00000000" w14:paraId="000000D2">
      <w:pPr>
        <w:spacing w:line="240" w:lineRule="auto"/>
        <w:rPr/>
      </w:pPr>
      <w:r w:rsidDel="00000000" w:rsidR="00000000" w:rsidRPr="00000000">
        <w:rPr>
          <w:rtl w:val="0"/>
        </w:rPr>
        <w:t xml:space="preserve">Please note that </w:t>
      </w:r>
      <w:r w:rsidDel="00000000" w:rsidR="00000000" w:rsidRPr="00000000">
        <w:rPr>
          <w:color w:val="000000"/>
          <w:rtl w:val="0"/>
        </w:rPr>
        <w:t xml:space="preserve">only a signed digital copy </w:t>
      </w:r>
      <w:r w:rsidDel="00000000" w:rsidR="00000000" w:rsidRPr="00000000">
        <w:rPr>
          <w:rtl w:val="0"/>
        </w:rPr>
        <w:t xml:space="preserve">of this FREC form is required for the Faculty Ethics Committee.  You can get more information and download the forms needed at this address: </w:t>
      </w:r>
      <w:hyperlink r:id="rId20">
        <w:r w:rsidDel="00000000" w:rsidR="00000000" w:rsidRPr="00000000">
          <w:rPr>
            <w:color w:val="0000ff"/>
            <w:u w:val="single"/>
            <w:rtl w:val="0"/>
          </w:rPr>
          <w:t xml:space="preserve">https://www.ul.ie/scieng/scieng-research/research-ethics</w:t>
        </w:r>
      </w:hyperlink>
      <w:r w:rsidDel="00000000" w:rsidR="00000000" w:rsidRPr="00000000">
        <w:rPr>
          <w:rtl w:val="0"/>
        </w:rPr>
        <w:t xml:space="preserve"> or </w:t>
      </w:r>
      <w:hyperlink r:id="rId21">
        <w:r w:rsidDel="00000000" w:rsidR="00000000" w:rsidRPr="00000000">
          <w:rPr>
            <w:color w:val="0000ff"/>
            <w:u w:val="single"/>
            <w:rtl w:val="0"/>
          </w:rPr>
          <w:t xml:space="preserve">www.ul.ie/researchethics/</w:t>
        </w:r>
      </w:hyperlink>
      <w:r w:rsidDel="00000000" w:rsidR="00000000" w:rsidRPr="00000000">
        <w:rPr>
          <w:rtl w:val="0"/>
        </w:rPr>
        <w:t xml:space="preserve"> </w:t>
      </w:r>
    </w:p>
    <w:p w:rsidR="00000000" w:rsidDel="00000000" w:rsidP="00000000" w:rsidRDefault="00000000" w:rsidRPr="00000000" w14:paraId="000000D3">
      <w:pPr>
        <w:spacing w:line="240" w:lineRule="auto"/>
        <w:rPr/>
      </w:pPr>
      <w:r w:rsidDel="00000000" w:rsidR="00000000" w:rsidRPr="00000000">
        <w:rPr>
          <w:b w:val="1"/>
          <w:bCs w:val="1"/>
          <w:rtl w:val="0"/>
        </w:rPr>
        <w:t xml:space="preserve">NB:</w:t>
      </w:r>
      <w:r w:rsidDel="00000000" w:rsidR="00000000" w:rsidRPr="00000000">
        <w:rPr>
          <w:rtl w:val="0"/>
        </w:rPr>
        <w:t xml:space="preserve"> If you </w:t>
      </w:r>
      <w:r w:rsidDel="00000000" w:rsidR="00000000" w:rsidRPr="00000000">
        <w:rPr>
          <w:color w:val="000000"/>
          <w:rtl w:val="0"/>
        </w:rPr>
        <w:t xml:space="preserve">ticked the </w:t>
      </w:r>
      <w:r w:rsidDel="00000000" w:rsidR="00000000" w:rsidRPr="00000000">
        <w:rPr>
          <w:rtl w:val="0"/>
        </w:rPr>
        <w:t xml:space="preserve">last bullet point in section 2 then you will need to apply to the local HSE ethics committee not the FREC.</w:t>
      </w:r>
    </w:p>
    <w:p w:rsidR="00000000" w:rsidDel="00000000" w:rsidP="00000000" w:rsidRDefault="00000000" w:rsidRPr="00000000" w14:paraId="000000D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5">
      <w:pPr>
        <w:spacing w:line="240" w:lineRule="auto"/>
        <w:rPr/>
      </w:pPr>
      <w:r w:rsidDel="00000000" w:rsidR="00000000" w:rsidRPr="00000000">
        <w:rPr>
          <w:rtl w:val="0"/>
        </w:rPr>
      </w:r>
    </w:p>
    <w:p w:rsidR="00000000" w:rsidDel="00000000" w:rsidP="00000000" w:rsidRDefault="00000000" w:rsidRPr="00000000" w14:paraId="000000D6">
      <w:pPr>
        <w:pStyle w:val="Heading2"/>
        <w:numPr>
          <w:ilvl w:val="1"/>
          <w:numId w:val="17"/>
        </w:numPr>
        <w:spacing w:line="240" w:lineRule="auto"/>
        <w:ind w:left="576" w:hanging="576"/>
        <w:rPr/>
      </w:pPr>
      <w:r w:rsidDel="00000000" w:rsidR="00000000" w:rsidRPr="00000000">
        <w:rPr>
          <w:rtl w:val="0"/>
        </w:rPr>
        <w:t xml:space="preserve">Research Ethics Checkpoint</w:t>
      </w:r>
    </w:p>
    <w:p w:rsidR="00000000" w:rsidDel="00000000" w:rsidP="00000000" w:rsidRDefault="00000000" w:rsidRPr="00000000" w14:paraId="000000D7">
      <w:pPr>
        <w:spacing w:after="0" w:line="240" w:lineRule="auto"/>
        <w:rPr/>
      </w:pPr>
      <w:r w:rsidDel="00000000" w:rsidR="00000000" w:rsidRPr="00000000">
        <w:rPr>
          <w:rtl w:val="0"/>
        </w:rPr>
      </w:r>
    </w:p>
    <w:tbl>
      <w:tblPr>
        <w:tblStyle w:val="Table10"/>
        <w:tblW w:w="904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5363"/>
        <w:gridCol w:w="1692"/>
        <w:gridCol w:w="1985"/>
        <w:tblGridChange w:id="0">
          <w:tblGrid>
            <w:gridCol w:w="5363"/>
            <w:gridCol w:w="1692"/>
            <w:gridCol w:w="1985"/>
          </w:tblGrid>
        </w:tblGridChange>
      </w:tblGrid>
      <w:tr>
        <w:trPr>
          <w:cantSplit w:val="0"/>
          <w:trHeight w:val="397" w:hRule="atLeast"/>
          <w:tblHeader w:val="0"/>
        </w:trPr>
        <w:tc>
          <w:tcPr>
            <w:tcBorders>
              <w:right w:color="000000" w:space="0" w:sz="4" w:val="single"/>
            </w:tcBorders>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jc w:val="left"/>
              <w:rPr>
                <w:color w:val="000000"/>
                <w:sz w:val="20"/>
                <w:szCs w:val="20"/>
              </w:rPr>
            </w:pPr>
            <w:r w:rsidDel="00000000" w:rsidR="00000000" w:rsidRPr="00000000">
              <w:rPr>
                <w:color w:val="000000"/>
                <w:sz w:val="20"/>
                <w:szCs w:val="20"/>
                <w:rtl w:val="0"/>
              </w:rPr>
              <w:t xml:space="preserve">Have you ticked any boxes in </w:t>
            </w:r>
            <w:r w:rsidDel="00000000" w:rsidR="00000000" w:rsidRPr="00000000">
              <w:rPr>
                <w:b w:val="1"/>
                <w:bCs w:val="1"/>
                <w:color w:val="000000"/>
                <w:sz w:val="20"/>
                <w:szCs w:val="20"/>
                <w:rtl w:val="0"/>
              </w:rPr>
              <w:t xml:space="preserve">Sections 2 to 4</w:t>
            </w:r>
            <w:r w:rsidDel="00000000" w:rsidR="00000000" w:rsidRPr="00000000">
              <w:rPr>
                <w:color w:val="000000"/>
                <w:sz w:val="20"/>
                <w:szCs w:val="20"/>
                <w:rtl w:val="0"/>
              </w:rPr>
              <w:t xml:space="preserve"> above?</w:t>
            </w:r>
          </w:p>
        </w:tc>
        <w:tc>
          <w:tcPr>
            <w:tcBorders>
              <w:right w:color="000000" w:space="0" w:sz="4" w:val="single"/>
            </w:tcBorders>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YES</w:t>
            </w:r>
          </w:p>
        </w:tc>
        <w:tc>
          <w:tcPr>
            <w:tcBorders>
              <w:left w:color="000000" w:space="0" w:sz="4" w:val="single"/>
            </w:tcBorders>
            <w:vAlign w:val="center"/>
          </w:tcPr>
          <w:p w:rsidR="00000000" w:rsidDel="00000000" w:rsidP="00000000" w:rsidRDefault="00000000" w:rsidRPr="00000000" w14:paraId="000000DB">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sz w:val="20"/>
                <w:szCs w:val="20"/>
                <w:rtl w:val="0"/>
              </w:rPr>
              <w:t xml:space="preserve">x</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jc w:val="center"/>
              <w:rPr>
                <w:color w:val="000000"/>
                <w:sz w:val="20"/>
                <w:szCs w:val="20"/>
              </w:rPr>
            </w:pPr>
            <w:r w:rsidDel="00000000" w:rsidR="00000000" w:rsidRPr="00000000">
              <w:rPr>
                <w:color w:val="000000"/>
                <w:sz w:val="20"/>
                <w:szCs w:val="20"/>
                <w:rtl w:val="0"/>
              </w:rPr>
              <w:t xml:space="preserve">NO</w:t>
            </w:r>
          </w:p>
        </w:tc>
      </w:tr>
    </w:tbl>
    <w:p w:rsidR="00000000" w:rsidDel="00000000" w:rsidP="00000000" w:rsidRDefault="00000000" w:rsidRPr="00000000" w14:paraId="000000DD">
      <w:pPr>
        <w:spacing w:line="240" w:lineRule="auto"/>
        <w:rPr/>
      </w:pPr>
      <w:r w:rsidDel="00000000" w:rsidR="00000000" w:rsidRPr="00000000">
        <w:rPr>
          <w:rtl w:val="0"/>
        </w:rPr>
      </w:r>
    </w:p>
    <w:p w:rsidR="00000000" w:rsidDel="00000000" w:rsidP="00000000" w:rsidRDefault="00000000" w:rsidRPr="00000000" w14:paraId="000000DE">
      <w:pPr>
        <w:spacing w:line="240" w:lineRule="auto"/>
        <w:jc w:val="center"/>
        <w:rPr/>
      </w:pPr>
      <w:r w:rsidDel="00000000" w:rsidR="00000000" w:rsidRPr="00000000">
        <w:rPr>
          <w:rtl w:val="0"/>
        </w:rPr>
        <w:t xml:space="preserve">If you have ticked any of the boxes in sections 2 to 4, please </w:t>
      </w:r>
      <w:r w:rsidDel="00000000" w:rsidR="00000000" w:rsidRPr="00000000">
        <w:rPr>
          <w:b w:val="1"/>
          <w:bCs w:val="1"/>
          <w:color w:val="ff0000"/>
          <w:rtl w:val="0"/>
        </w:rPr>
        <w:t xml:space="preserve">stop and use the FULL ethics form</w:t>
      </w:r>
      <w:r w:rsidDel="00000000" w:rsidR="00000000" w:rsidRPr="00000000">
        <w:rPr>
          <w:color w:val="ff0000"/>
          <w:rtl w:val="0"/>
        </w:rPr>
        <w:t xml:space="preserve"> </w:t>
      </w:r>
      <w:r w:rsidDel="00000000" w:rsidR="00000000" w:rsidRPr="00000000">
        <w:rPr>
          <w:rtl w:val="0"/>
        </w:rPr>
        <w:t xml:space="preserve">on the website.</w:t>
      </w:r>
    </w:p>
    <w:p w:rsidR="00000000" w:rsidDel="00000000" w:rsidP="00000000" w:rsidRDefault="00000000" w:rsidRPr="00000000" w14:paraId="000000DF">
      <w:pPr>
        <w:spacing w:line="240" w:lineRule="auto"/>
        <w:jc w:val="center"/>
        <w:rPr/>
      </w:pPr>
      <w:r w:rsidDel="00000000" w:rsidR="00000000" w:rsidRPr="00000000">
        <w:rPr>
          <w:rtl w:val="0"/>
        </w:rPr>
      </w:r>
    </w:p>
    <w:p w:rsidR="00000000" w:rsidDel="00000000" w:rsidP="00000000" w:rsidRDefault="00000000" w:rsidRPr="00000000" w14:paraId="000000E0">
      <w:pPr>
        <w:spacing w:line="240" w:lineRule="auto"/>
        <w:jc w:val="center"/>
        <w:rPr/>
      </w:pPr>
      <w:r w:rsidDel="00000000" w:rsidR="00000000" w:rsidRPr="00000000">
        <w:rPr>
          <w:rtl w:val="0"/>
        </w:rPr>
        <w:t xml:space="preserve">If you have NOT ticked any of the boxes above, please </w:t>
      </w:r>
      <w:r w:rsidDel="00000000" w:rsidR="00000000" w:rsidRPr="00000000">
        <w:rPr>
          <w:b w:val="1"/>
          <w:bCs w:val="1"/>
          <w:color w:val="00b050"/>
          <w:rtl w:val="0"/>
        </w:rPr>
        <w:t xml:space="preserve">continue to section 5 below</w:t>
      </w:r>
      <w:r w:rsidDel="00000000" w:rsidR="00000000" w:rsidRPr="00000000">
        <w:rPr>
          <w:rtl w:val="0"/>
        </w:rPr>
        <w:t xml:space="preserve">.</w:t>
      </w:r>
    </w:p>
    <w:p w:rsidR="00000000" w:rsidDel="00000000" w:rsidP="00000000" w:rsidRDefault="00000000" w:rsidRPr="00000000" w14:paraId="000000E1">
      <w:pPr>
        <w:spacing w:line="240" w:lineRule="auto"/>
        <w:rPr/>
      </w:pPr>
      <w:r w:rsidDel="00000000" w:rsidR="00000000" w:rsidRPr="00000000">
        <w:rPr>
          <w:rtl w:val="0"/>
        </w:rPr>
      </w:r>
    </w:p>
    <w:p w:rsidR="00000000" w:rsidDel="00000000" w:rsidP="00000000" w:rsidRDefault="00000000" w:rsidRPr="00000000" w14:paraId="000000E2">
      <w:pPr>
        <w:spacing w:line="240" w:lineRule="auto"/>
        <w:rPr/>
      </w:pPr>
      <w:r w:rsidDel="00000000" w:rsidR="00000000" w:rsidRPr="00000000">
        <w:rPr>
          <w:b w:val="1"/>
          <w:bCs w:val="1"/>
          <w:rtl w:val="0"/>
        </w:rPr>
        <w:t xml:space="preserve">Note:</w:t>
      </w:r>
      <w:r w:rsidDel="00000000" w:rsidR="00000000" w:rsidRPr="00000000">
        <w:rPr>
          <w:rtl w:val="0"/>
        </w:rPr>
        <w:t xml:space="preserve"> Submitting the incorrect form will lead to a delay to research ethics application approval.</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17"/>
        </w:numPr>
        <w:spacing w:line="240" w:lineRule="auto"/>
        <w:ind w:left="8795" w:hanging="432.00000000000045"/>
        <w:rPr/>
      </w:pPr>
      <w:r w:rsidDel="00000000" w:rsidR="00000000" w:rsidRPr="00000000">
        <w:rPr>
          <w:rtl w:val="0"/>
        </w:rPr>
        <w:t xml:space="preserve">Research Project Information</w:t>
      </w:r>
    </w:p>
    <w:p w:rsidR="00000000" w:rsidDel="00000000" w:rsidP="00000000" w:rsidRDefault="00000000" w:rsidRPr="00000000" w14:paraId="000000E4">
      <w:pPr>
        <w:spacing w:after="0" w:line="240" w:lineRule="auto"/>
        <w:rPr/>
      </w:pPr>
      <w:r w:rsidDel="00000000" w:rsidR="00000000" w:rsidRPr="00000000">
        <w:rPr>
          <w:rtl w:val="0"/>
        </w:rPr>
      </w:r>
    </w:p>
    <w:tbl>
      <w:tblPr>
        <w:tblStyle w:val="Table11"/>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77"/>
        <w:gridCol w:w="8583"/>
        <w:tblGridChange w:id="0">
          <w:tblGrid>
            <w:gridCol w:w="477"/>
            <w:gridCol w:w="8583"/>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5a</w:t>
            </w:r>
          </w:p>
        </w:tc>
        <w:tc>
          <w:tcPr>
            <w:tcBorders>
              <w:top w:color="000000" w:space="0" w:sz="4" w:val="single"/>
            </w:tcBorders>
          </w:tcPr>
          <w:p w:rsidR="00000000" w:rsidDel="00000000" w:rsidP="00000000" w:rsidRDefault="00000000" w:rsidRPr="00000000" w14:paraId="000000E6">
            <w:pPr>
              <w:pStyle w:val="Heading2"/>
              <w:numPr>
                <w:ilvl w:val="1"/>
                <w:numId w:val="17"/>
              </w:numPr>
              <w:spacing w:line="240" w:lineRule="auto"/>
              <w:ind w:left="576" w:hanging="576"/>
              <w:rPr/>
            </w:pPr>
            <w:r w:rsidDel="00000000" w:rsidR="00000000" w:rsidRPr="00000000">
              <w:rPr>
                <w:rtl w:val="0"/>
              </w:rPr>
              <w:t xml:space="preserve">Overview of the Research Project</w:t>
            </w:r>
          </w:p>
          <w:p w:rsidR="00000000" w:rsidDel="00000000" w:rsidP="00000000" w:rsidRDefault="00000000" w:rsidRPr="00000000" w14:paraId="000000E7">
            <w:pPr>
              <w:spacing w:line="240" w:lineRule="auto"/>
              <w:rPr/>
            </w:pPr>
            <w:r w:rsidDel="00000000" w:rsidR="00000000" w:rsidRPr="00000000">
              <w:rPr>
                <w:rtl w:val="0"/>
              </w:rPr>
            </w:r>
          </w:p>
          <w:p w:rsidR="00000000" w:rsidDel="00000000" w:rsidP="00000000" w:rsidRDefault="00000000" w:rsidRPr="00000000" w14:paraId="000000E8">
            <w:pPr>
              <w:spacing w:line="240" w:lineRule="auto"/>
              <w:rPr/>
            </w:pPr>
            <w:r w:rsidDel="00000000" w:rsidR="00000000" w:rsidRPr="00000000">
              <w:rPr>
                <w:rtl w:val="0"/>
              </w:rPr>
              <w:t xml:space="preserve">For each box you tick you must provide a separate INFO SHEET and CONSENT SHEET.</w:t>
            </w:r>
          </w:p>
        </w:tc>
      </w:tr>
      <w:tr>
        <w:trPr>
          <w:cantSplit w:val="0"/>
          <w:trHeight w:val="6238"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after="0" w:line="240" w:lineRule="auto"/>
              <w:jc w:val="left"/>
              <w:rPr/>
            </w:pPr>
            <w:r w:rsidDel="00000000" w:rsidR="00000000" w:rsidRPr="00000000">
              <w:rPr>
                <w:rtl w:val="0"/>
              </w:rPr>
            </w:r>
          </w:p>
          <w:tbl>
            <w:tblPr>
              <w:tblStyle w:val="Table12"/>
              <w:tblW w:w="836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6938"/>
              <w:gridCol w:w="1429"/>
              <w:tblGridChange w:id="0">
                <w:tblGrid>
                  <w:gridCol w:w="6938"/>
                  <w:gridCol w:w="1429"/>
                </w:tblGrid>
              </w:tblGridChange>
            </w:tblGrid>
            <w:tr>
              <w:trPr>
                <w:cantSplit w:val="0"/>
                <w:trHeight w:val="397"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pacing w:after="160" w:lineRule="auto"/>
                    <w:ind w:left="1080" w:hanging="720"/>
                    <w:rPr/>
                  </w:pPr>
                  <w:r w:rsidDel="00000000" w:rsidR="00000000" w:rsidRPr="00000000">
                    <w:rPr>
                      <w:color w:val="000000"/>
                      <w:rtl w:val="0"/>
                    </w:rPr>
                    <w:t xml:space="preserve">What are you seeking ethical approval for? Tick all that apply</w:t>
                  </w:r>
                  <w:r w:rsidDel="00000000" w:rsidR="00000000" w:rsidRPr="00000000">
                    <w:rPr>
                      <w:rtl w:val="0"/>
                    </w:rPr>
                  </w:r>
                </w:p>
              </w:tc>
              <w:tc>
                <w:tcPr>
                  <w:tcBorders>
                    <w:top w:color="000000" w:space="0" w:sz="0" w:val="nil"/>
                    <w:left w:color="000000" w:space="0" w:sz="0" w:val="nil"/>
                    <w:right w:color="000000" w:space="0" w:sz="0" w:val="nil"/>
                  </w:tcBorders>
                  <w:shd w:fill="fdeada" w:val="clear"/>
                  <w:vAlign w:val="center"/>
                </w:tcPr>
                <w:p w:rsidR="00000000" w:rsidDel="00000000" w:rsidP="00000000" w:rsidRDefault="00000000" w:rsidRPr="00000000" w14:paraId="000000EC">
                  <w:pPr>
                    <w:rPr/>
                  </w:pPr>
                  <w:r w:rsidDel="00000000" w:rsidR="00000000" w:rsidRPr="00000000">
                    <w:rPr>
                      <w:rtl w:val="0"/>
                    </w:rPr>
                    <w:t xml:space="preserve">Please tick if appropriate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0ED">
                  <w:pPr>
                    <w:rPr/>
                  </w:pPr>
                  <w:r w:rsidDel="00000000" w:rsidR="00000000" w:rsidRPr="00000000">
                    <w:rPr>
                      <w:b w:val="1"/>
                      <w:bCs w:val="1"/>
                      <w:rtl w:val="0"/>
                    </w:rPr>
                    <w:t xml:space="preserve">Survey</w:t>
                  </w:r>
                  <w:r w:rsidDel="00000000" w:rsidR="00000000" w:rsidRPr="00000000">
                    <w:rPr>
                      <w:rtl w:val="0"/>
                    </w:rPr>
                    <w:t xml:space="preserve"> – Physical (on UL campus)</w:t>
                  </w:r>
                </w:p>
              </w:tc>
              <w:tc>
                <w:tcPr>
                  <w:tcBorders>
                    <w:left w:color="000000" w:space="0" w:sz="4" w:val="single"/>
                  </w:tcBorders>
                  <w:shd w:fill="fdeada" w:val="clear"/>
                  <w:vAlign w:val="center"/>
                </w:tcPr>
                <w:p w:rsidR="00000000" w:rsidDel="00000000" w:rsidP="00000000" w:rsidRDefault="00000000" w:rsidRPr="00000000" w14:paraId="000000EE">
                  <w:pPr>
                    <w:jc w:val="center"/>
                    <w:rPr>
                      <w:sz w:val="24"/>
                      <w:szCs w:val="24"/>
                    </w:rPr>
                  </w:pPr>
                  <w:r w:rsidDel="00000000" w:rsidR="00000000" w:rsidRPr="00000000">
                    <w:rPr>
                      <w:rFonts w:ascii="MS Gothic" w:cs="MS Gothic" w:eastAsia="MS Gothic" w:hAnsi="MS Gothic"/>
                      <w:sz w:val="24"/>
                      <w:szCs w:val="24"/>
                      <w:rtl w:val="0"/>
                    </w:rPr>
                    <w:t xml:space="preserve">☐</w:t>
                  </w:r>
                  <w:r w:rsidDel="00000000" w:rsidR="00000000" w:rsidRPr="00000000">
                    <w:rPr>
                      <w:rtl w:val="0"/>
                    </w:rPr>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0EF">
                  <w:pPr>
                    <w:rPr>
                      <w:b w:val="1"/>
                      <w:bCs w:val="1"/>
                    </w:rPr>
                  </w:pPr>
                  <w:r w:rsidDel="00000000" w:rsidR="00000000" w:rsidRPr="00000000">
                    <w:rPr>
                      <w:b w:val="1"/>
                      <w:bCs w:val="1"/>
                      <w:rtl w:val="0"/>
                    </w:rPr>
                    <w:t xml:space="preserve">Survey</w:t>
                  </w:r>
                  <w:r w:rsidDel="00000000" w:rsidR="00000000" w:rsidRPr="00000000">
                    <w:rPr>
                      <w:rtl w:val="0"/>
                    </w:rPr>
                    <w:t xml:space="preserve"> – Physical (off UL campus)</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F0">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0F1">
                  <w:pPr>
                    <w:rPr/>
                  </w:pPr>
                  <w:r w:rsidDel="00000000" w:rsidR="00000000" w:rsidRPr="00000000">
                    <w:rPr>
                      <w:b w:val="1"/>
                      <w:bCs w:val="1"/>
                      <w:rtl w:val="0"/>
                    </w:rPr>
                    <w:t xml:space="preserve">Survey</w:t>
                  </w:r>
                  <w:r w:rsidDel="00000000" w:rsidR="00000000" w:rsidRPr="00000000">
                    <w:rPr>
                      <w:rtl w:val="0"/>
                    </w:rPr>
                    <w:t xml:space="preserve"> – Online (provide link below in part ii)</w:t>
                  </w:r>
                </w:p>
              </w:tc>
              <w:tc>
                <w:tcPr>
                  <w:tcBorders>
                    <w:left w:color="000000" w:space="0" w:sz="4" w:val="single"/>
                  </w:tcBorders>
                  <w:shd w:fill="fdeada" w:val="clear"/>
                  <w:vAlign w:val="center"/>
                </w:tcPr>
                <w:p w:rsidR="00000000" w:rsidDel="00000000" w:rsidP="00000000" w:rsidRDefault="00000000" w:rsidRPr="00000000" w14:paraId="000000F2">
                  <w:pPr>
                    <w:jc w:val="center"/>
                    <w:rPr>
                      <w:sz w:val="24"/>
                      <w:szCs w:val="24"/>
                    </w:rPr>
                  </w:pPr>
                  <w:r w:rsidDel="00000000" w:rsidR="00000000" w:rsidRPr="00000000">
                    <w:rPr>
                      <w:sz w:val="24"/>
                      <w:szCs w:val="24"/>
                      <w:rtl w:val="0"/>
                    </w:rPr>
                    <w:t xml:space="preserve">x</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0F3">
                  <w:pPr>
                    <w:rPr/>
                  </w:pPr>
                  <w:r w:rsidDel="00000000" w:rsidR="00000000" w:rsidRPr="00000000">
                    <w:rPr>
                      <w:b w:val="1"/>
                      <w:bCs w:val="1"/>
                      <w:rtl w:val="0"/>
                    </w:rPr>
                    <w:t xml:space="preserve">Interview</w:t>
                  </w:r>
                  <w:r w:rsidDel="00000000" w:rsidR="00000000" w:rsidRPr="00000000">
                    <w:rPr>
                      <w:rtl w:val="0"/>
                    </w:rPr>
                    <w:t xml:space="preserve"> – Physical (on UL campus)</w:t>
                  </w:r>
                </w:p>
              </w:tc>
              <w:tc>
                <w:tcPr>
                  <w:tcBorders>
                    <w:left w:color="000000" w:space="0" w:sz="4" w:val="single"/>
                  </w:tcBorders>
                  <w:shd w:fill="fdeada" w:val="clear"/>
                  <w:vAlign w:val="center"/>
                </w:tcPr>
                <w:p w:rsidR="00000000" w:rsidDel="00000000" w:rsidP="00000000" w:rsidRDefault="00000000" w:rsidRPr="00000000" w14:paraId="000000F4">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0F5">
                  <w:pPr>
                    <w:rPr/>
                  </w:pPr>
                  <w:r w:rsidDel="00000000" w:rsidR="00000000" w:rsidRPr="00000000">
                    <w:rPr>
                      <w:b w:val="1"/>
                      <w:bCs w:val="1"/>
                      <w:rtl w:val="0"/>
                    </w:rPr>
                    <w:t xml:space="preserve">Interview</w:t>
                  </w:r>
                  <w:r w:rsidDel="00000000" w:rsidR="00000000" w:rsidRPr="00000000">
                    <w:rPr>
                      <w:rtl w:val="0"/>
                    </w:rPr>
                    <w:t xml:space="preserve"> – Physical (off UL campus)</w:t>
                  </w:r>
                </w:p>
              </w:tc>
              <w:tc>
                <w:tcPr>
                  <w:tcBorders>
                    <w:left w:color="000000" w:space="0" w:sz="4" w:val="single"/>
                  </w:tcBorders>
                  <w:shd w:fill="fdeada" w:val="clear"/>
                  <w:vAlign w:val="center"/>
                </w:tcPr>
                <w:p w:rsidR="00000000" w:rsidDel="00000000" w:rsidP="00000000" w:rsidRDefault="00000000" w:rsidRPr="00000000" w14:paraId="000000F6">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0F7">
                  <w:pPr>
                    <w:rPr/>
                  </w:pPr>
                  <w:r w:rsidDel="00000000" w:rsidR="00000000" w:rsidRPr="00000000">
                    <w:rPr>
                      <w:b w:val="1"/>
                      <w:bCs w:val="1"/>
                      <w:rtl w:val="0"/>
                    </w:rPr>
                    <w:t xml:space="preserve">Interview</w:t>
                  </w:r>
                  <w:r w:rsidDel="00000000" w:rsidR="00000000" w:rsidRPr="00000000">
                    <w:rPr>
                      <w:rtl w:val="0"/>
                    </w:rPr>
                    <w:t xml:space="preserve"> – Online (provide link below in part ii)</w:t>
                  </w:r>
                </w:p>
              </w:tc>
              <w:tc>
                <w:tcPr>
                  <w:tcBorders>
                    <w:left w:color="000000" w:space="0" w:sz="4" w:val="single"/>
                  </w:tcBorders>
                  <w:shd w:fill="fdeada" w:val="clear"/>
                  <w:vAlign w:val="center"/>
                </w:tcPr>
                <w:p w:rsidR="00000000" w:rsidDel="00000000" w:rsidP="00000000" w:rsidRDefault="00000000" w:rsidRPr="00000000" w14:paraId="000000F8">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0F9">
                  <w:pPr>
                    <w:rPr/>
                  </w:pPr>
                  <w:r w:rsidDel="00000000" w:rsidR="00000000" w:rsidRPr="00000000">
                    <w:rPr>
                      <w:b w:val="1"/>
                      <w:bCs w:val="1"/>
                      <w:rtl w:val="0"/>
                    </w:rPr>
                    <w:t xml:space="preserve">Workshop</w:t>
                  </w:r>
                  <w:r w:rsidDel="00000000" w:rsidR="00000000" w:rsidRPr="00000000">
                    <w:rPr>
                      <w:rtl w:val="0"/>
                    </w:rPr>
                    <w:t xml:space="preserve"> – Physical (on UL campus)</w:t>
                  </w:r>
                </w:p>
              </w:tc>
              <w:tc>
                <w:tcPr>
                  <w:tcBorders>
                    <w:left w:color="000000" w:space="0" w:sz="4" w:val="single"/>
                  </w:tcBorders>
                  <w:shd w:fill="fdeada" w:val="clear"/>
                  <w:vAlign w:val="center"/>
                </w:tcPr>
                <w:p w:rsidR="00000000" w:rsidDel="00000000" w:rsidP="00000000" w:rsidRDefault="00000000" w:rsidRPr="00000000" w14:paraId="000000FA">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0FB">
                  <w:pPr>
                    <w:rPr/>
                  </w:pPr>
                  <w:r w:rsidDel="00000000" w:rsidR="00000000" w:rsidRPr="00000000">
                    <w:rPr>
                      <w:b w:val="1"/>
                      <w:bCs w:val="1"/>
                      <w:rtl w:val="0"/>
                    </w:rPr>
                    <w:t xml:space="preserve">Workshop</w:t>
                  </w:r>
                  <w:r w:rsidDel="00000000" w:rsidR="00000000" w:rsidRPr="00000000">
                    <w:rPr>
                      <w:rtl w:val="0"/>
                    </w:rPr>
                    <w:t xml:space="preserve"> – Physical (off UL campus)</w:t>
                  </w:r>
                </w:p>
              </w:tc>
              <w:tc>
                <w:tcPr>
                  <w:tcBorders>
                    <w:left w:color="000000" w:space="0" w:sz="4" w:val="single"/>
                  </w:tcBorders>
                  <w:shd w:fill="fdeada" w:val="clear"/>
                  <w:vAlign w:val="center"/>
                </w:tcPr>
                <w:p w:rsidR="00000000" w:rsidDel="00000000" w:rsidP="00000000" w:rsidRDefault="00000000" w:rsidRPr="00000000" w14:paraId="000000FC">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0FD">
                  <w:pPr>
                    <w:rPr>
                      <w:b w:val="1"/>
                      <w:bCs w:val="1"/>
                    </w:rPr>
                  </w:pPr>
                  <w:r w:rsidDel="00000000" w:rsidR="00000000" w:rsidRPr="00000000">
                    <w:rPr>
                      <w:b w:val="1"/>
                      <w:bCs w:val="1"/>
                      <w:rtl w:val="0"/>
                    </w:rPr>
                    <w:t xml:space="preserve">Workshop</w:t>
                  </w:r>
                  <w:r w:rsidDel="00000000" w:rsidR="00000000" w:rsidRPr="00000000">
                    <w:rPr>
                      <w:rtl w:val="0"/>
                    </w:rPr>
                    <w:t xml:space="preserve"> – Online (provide link below in part ii)</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0FE">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0FF">
                  <w:pPr>
                    <w:rPr/>
                  </w:pPr>
                  <w:r w:rsidDel="00000000" w:rsidR="00000000" w:rsidRPr="00000000">
                    <w:rPr>
                      <w:b w:val="1"/>
                      <w:bCs w:val="1"/>
                      <w:rtl w:val="0"/>
                    </w:rPr>
                    <w:t xml:space="preserve">Prototype Testing</w:t>
                  </w:r>
                  <w:r w:rsidDel="00000000" w:rsidR="00000000" w:rsidRPr="00000000">
                    <w:rPr>
                      <w:rtl w:val="0"/>
                    </w:rPr>
                    <w:t xml:space="preserve"> – Physical (on UL campus)</w:t>
                  </w:r>
                </w:p>
              </w:tc>
              <w:tc>
                <w:tcPr>
                  <w:tcBorders>
                    <w:left w:color="000000" w:space="0" w:sz="4" w:val="single"/>
                  </w:tcBorders>
                  <w:shd w:fill="fdeada" w:val="clear"/>
                  <w:vAlign w:val="center"/>
                </w:tcPr>
                <w:p w:rsidR="00000000" w:rsidDel="00000000" w:rsidP="00000000" w:rsidRDefault="00000000" w:rsidRPr="00000000" w14:paraId="00000100">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101">
                  <w:pPr>
                    <w:rPr/>
                  </w:pPr>
                  <w:r w:rsidDel="00000000" w:rsidR="00000000" w:rsidRPr="00000000">
                    <w:rPr>
                      <w:b w:val="1"/>
                      <w:bCs w:val="1"/>
                      <w:rtl w:val="0"/>
                    </w:rPr>
                    <w:t xml:space="preserve">Prototype Testing</w:t>
                  </w:r>
                  <w:r w:rsidDel="00000000" w:rsidR="00000000" w:rsidRPr="00000000">
                    <w:rPr>
                      <w:rtl w:val="0"/>
                    </w:rPr>
                    <w:t xml:space="preserve"> – Physical (off UL campus)</w:t>
                  </w:r>
                </w:p>
              </w:tc>
              <w:tc>
                <w:tcPr>
                  <w:tcBorders>
                    <w:left w:color="000000" w:space="0" w:sz="4" w:val="single"/>
                  </w:tcBorders>
                  <w:shd w:fill="fdeada" w:val="clear"/>
                  <w:vAlign w:val="center"/>
                </w:tcPr>
                <w:p w:rsidR="00000000" w:rsidDel="00000000" w:rsidP="00000000" w:rsidRDefault="00000000" w:rsidRPr="00000000" w14:paraId="00000102">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103">
                  <w:pPr>
                    <w:rPr/>
                  </w:pPr>
                  <w:r w:rsidDel="00000000" w:rsidR="00000000" w:rsidRPr="00000000">
                    <w:rPr>
                      <w:b w:val="1"/>
                      <w:bCs w:val="1"/>
                      <w:rtl w:val="0"/>
                    </w:rPr>
                    <w:t xml:space="preserve">Prototype Testing</w:t>
                  </w:r>
                  <w:r w:rsidDel="00000000" w:rsidR="00000000" w:rsidRPr="00000000">
                    <w:rPr>
                      <w:rtl w:val="0"/>
                    </w:rPr>
                    <w:t xml:space="preserve"> – Online (provide link below in part ii)</w:t>
                  </w:r>
                </w:p>
              </w:tc>
              <w:tc>
                <w:tcPr>
                  <w:tcBorders>
                    <w:left w:color="000000" w:space="0" w:sz="4" w:val="single"/>
                  </w:tcBorders>
                  <w:shd w:fill="fdeada" w:val="clear"/>
                  <w:vAlign w:val="center"/>
                </w:tcPr>
                <w:p w:rsidR="00000000" w:rsidDel="00000000" w:rsidP="00000000" w:rsidRDefault="00000000" w:rsidRPr="00000000" w14:paraId="00000104">
                  <w:pPr>
                    <w:jc w:val="center"/>
                    <w:rPr>
                      <w:sz w:val="24"/>
                      <w:szCs w:val="24"/>
                    </w:rPr>
                  </w:pPr>
                  <w:r w:rsidDel="00000000" w:rsidR="00000000" w:rsidRPr="00000000">
                    <w:rPr>
                      <w:sz w:val="24"/>
                      <w:szCs w:val="24"/>
                      <w:rtl w:val="0"/>
                    </w:rPr>
                    <w:t xml:space="preserve">x</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105">
                  <w:pPr>
                    <w:rPr/>
                  </w:pPr>
                  <w:r w:rsidDel="00000000" w:rsidR="00000000" w:rsidRPr="00000000">
                    <w:rPr>
                      <w:rtl w:val="0"/>
                    </w:rPr>
                    <w:t xml:space="preserve">Biological Sample Acquisition – blood, urine, tissue etc. </w:t>
                  </w:r>
                </w:p>
              </w:tc>
              <w:tc>
                <w:tcPr>
                  <w:tcBorders>
                    <w:left w:color="000000" w:space="0" w:sz="4" w:val="single"/>
                  </w:tcBorders>
                  <w:shd w:fill="fdeada" w:val="clear"/>
                  <w:vAlign w:val="center"/>
                </w:tcPr>
                <w:p w:rsidR="00000000" w:rsidDel="00000000" w:rsidP="00000000" w:rsidRDefault="00000000" w:rsidRPr="00000000" w14:paraId="00000106">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107">
                  <w:pPr>
                    <w:rPr>
                      <w:b w:val="1"/>
                      <w:bCs w:val="1"/>
                    </w:rPr>
                  </w:pPr>
                  <w:r w:rsidDel="00000000" w:rsidR="00000000" w:rsidRPr="00000000">
                    <w:rPr>
                      <w:b w:val="1"/>
                      <w:bCs w:val="1"/>
                      <w:rtl w:val="0"/>
                    </w:rPr>
                    <w:t xml:space="preserve">Data Acquisition – </w:t>
                  </w:r>
                  <w:r w:rsidDel="00000000" w:rsidR="00000000" w:rsidRPr="00000000">
                    <w:rPr>
                      <w:rtl w:val="0"/>
                    </w:rPr>
                    <w:t xml:space="preserve">personal data collection</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108">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ffffff" w:val="clear"/>
                </w:tcPr>
                <w:p w:rsidR="00000000" w:rsidDel="00000000" w:rsidP="00000000" w:rsidRDefault="00000000" w:rsidRPr="00000000" w14:paraId="00000109">
                  <w:pPr>
                    <w:rPr>
                      <w:b w:val="1"/>
                      <w:bCs w:val="1"/>
                    </w:rPr>
                  </w:pPr>
                  <w:r w:rsidDel="00000000" w:rsidR="00000000" w:rsidRPr="00000000">
                    <w:rPr>
                      <w:b w:val="1"/>
                      <w:bCs w:val="1"/>
                      <w:rtl w:val="0"/>
                    </w:rPr>
                    <w:t xml:space="preserve">Field Testing – </w:t>
                  </w:r>
                  <w:r w:rsidDel="00000000" w:rsidR="00000000" w:rsidRPr="00000000">
                    <w:rPr>
                      <w:rtl w:val="0"/>
                    </w:rPr>
                    <w:t xml:space="preserve">onsite testing of a product</w:t>
                  </w:r>
                  <w:r w:rsidDel="00000000" w:rsidR="00000000" w:rsidRPr="00000000">
                    <w:rPr>
                      <w:b w:val="1"/>
                      <w:bCs w:val="1"/>
                      <w:rtl w:val="0"/>
                    </w:rPr>
                    <w:t xml:space="preserve"> </w:t>
                  </w:r>
                </w:p>
              </w:tc>
              <w:tc>
                <w:tcPr>
                  <w:tcBorders>
                    <w:left w:color="000000" w:space="0" w:sz="4" w:val="single"/>
                  </w:tcBorders>
                  <w:shd w:fill="fdeada" w:val="clear"/>
                  <w:vAlign w:val="center"/>
                </w:tcPr>
                <w:p w:rsidR="00000000" w:rsidDel="00000000" w:rsidP="00000000" w:rsidRDefault="00000000" w:rsidRPr="00000000" w14:paraId="0000010A">
                  <w:pPr>
                    <w:jc w:val="center"/>
                    <w:rPr>
                      <w:sz w:val="24"/>
                      <w:szCs w:val="24"/>
                    </w:rPr>
                  </w:pPr>
                  <w:r w:rsidDel="00000000" w:rsidR="00000000" w:rsidRPr="00000000">
                    <w:rPr>
                      <w:sz w:val="24"/>
                      <w:szCs w:val="24"/>
                      <w:rtl w:val="0"/>
                    </w:rPr>
                    <w:t xml:space="preserve">☐</w:t>
                  </w:r>
                </w:p>
              </w:tc>
            </w:tr>
            <w:tr>
              <w:trPr>
                <w:cantSplit w:val="0"/>
                <w:trHeight w:val="397" w:hRule="atLeast"/>
                <w:tblHeader w:val="0"/>
              </w:trPr>
              <w:tc>
                <w:tcPr>
                  <w:tcBorders>
                    <w:right w:color="000000" w:space="0" w:sz="4" w:val="single"/>
                  </w:tcBorders>
                  <w:shd w:fill="d9d9d9" w:val="clear"/>
                </w:tcPr>
                <w:p w:rsidR="00000000" w:rsidDel="00000000" w:rsidP="00000000" w:rsidRDefault="00000000" w:rsidRPr="00000000" w14:paraId="0000010B">
                  <w:pPr>
                    <w:rPr>
                      <w:b w:val="1"/>
                      <w:bCs w:val="1"/>
                    </w:rPr>
                  </w:pPr>
                  <w:r w:rsidDel="00000000" w:rsidR="00000000" w:rsidRPr="00000000">
                    <w:rPr>
                      <w:b w:val="1"/>
                      <w:bCs w:val="1"/>
                      <w:rtl w:val="0"/>
                    </w:rPr>
                    <w:t xml:space="preserve">OTHER – </w:t>
                  </w:r>
                  <w:r w:rsidDel="00000000" w:rsidR="00000000" w:rsidRPr="00000000">
                    <w:rPr>
                      <w:rtl w:val="0"/>
                    </w:rPr>
                    <w:t xml:space="preserve">please detail what this is below in part ii.</w:t>
                  </w:r>
                  <w:r w:rsidDel="00000000" w:rsidR="00000000" w:rsidRPr="00000000">
                    <w:rPr>
                      <w:rtl w:val="0"/>
                    </w:rPr>
                  </w:r>
                </w:p>
              </w:tc>
              <w:tc>
                <w:tcPr>
                  <w:tcBorders>
                    <w:left w:color="000000" w:space="0" w:sz="4" w:val="single"/>
                  </w:tcBorders>
                  <w:shd w:fill="fdeada" w:val="clear"/>
                  <w:vAlign w:val="center"/>
                </w:tcPr>
                <w:p w:rsidR="00000000" w:rsidDel="00000000" w:rsidP="00000000" w:rsidRDefault="00000000" w:rsidRPr="00000000" w14:paraId="0000010C">
                  <w:pPr>
                    <w:jc w:val="center"/>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0D">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pacing w:line="240" w:lineRule="auto"/>
              <w:ind w:left="1080" w:hanging="720"/>
              <w:rPr/>
            </w:pPr>
            <w:r w:rsidDel="00000000" w:rsidR="00000000" w:rsidRPr="00000000">
              <w:rPr>
                <w:color w:val="000000"/>
                <w:rtl w:val="0"/>
              </w:rPr>
              <w:t xml:space="preserve">Give an overview of the research project (Mandatory to fill – 300 words maximum)</w:t>
            </w: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t xml:space="preserve">Following on from part i above, give details of what you and the participant will be doing for this study, e.g., interview, online survey, workshop, prototype testing. Please avoid long descriptions of the motivation or background of the study. Please define or avoid the use of abbreviations or acronyms. The committee only require a description of why you are doing the study, what you will be doing, what you require of the participant and what you want to participant to do. </w:t>
            </w:r>
          </w:p>
          <w:p w:rsidR="00000000" w:rsidDel="00000000" w:rsidP="00000000" w:rsidRDefault="00000000" w:rsidRPr="00000000" w14:paraId="00000110">
            <w:pPr>
              <w:spacing w:line="240" w:lineRule="auto"/>
              <w:rPr/>
            </w:pPr>
            <w:r w:rsidDel="00000000" w:rsidR="00000000" w:rsidRPr="00000000">
              <w:rPr>
                <w:b w:val="1"/>
                <w:bCs w:val="1"/>
                <w:sz w:val="21"/>
                <w:szCs w:val="21"/>
                <w:rtl w:val="0"/>
              </w:rPr>
              <w:t xml:space="preserve">EXAMPLE</w:t>
            </w:r>
            <w:r w:rsidDel="00000000" w:rsidR="00000000" w:rsidRPr="00000000">
              <w:rPr>
                <w:b w:val="1"/>
                <w:bCs w:val="1"/>
                <w:rtl w:val="0"/>
              </w:rPr>
              <w:t xml:space="preserve"> </w:t>
            </w:r>
            <w:r w:rsidDel="00000000" w:rsidR="00000000" w:rsidRPr="00000000">
              <w:rPr>
                <w:rtl w:val="0"/>
              </w:rPr>
              <w:t xml:space="preserve">(remove all comments before submission)</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after="240" w:before="240" w:line="240" w:lineRule="auto"/>
              <w:rPr/>
            </w:pPr>
            <w:r w:rsidDel="00000000" w:rsidR="00000000" w:rsidRPr="00000000">
              <w:rPr>
                <w:rtl w:val="0"/>
              </w:rPr>
              <w:t xml:space="preserve">This project examines whether alternative CAPTCHA designs, based on interaction patterns rather than static recognition, can improve security while remaining usable for humans. To do this, I will deploy a browser-based prototype that delivers two families of CAPTCHA-style challenges and collect anonymous interaction data.</w:t>
            </w:r>
          </w:p>
          <w:p w:rsidR="00000000" w:rsidDel="00000000" w:rsidP="00000000" w:rsidRDefault="00000000" w:rsidRPr="00000000" w14:paraId="00000113">
            <w:pPr>
              <w:spacing w:after="240" w:before="240" w:line="240" w:lineRule="auto"/>
              <w:rPr/>
            </w:pPr>
            <w:r w:rsidDel="00000000" w:rsidR="00000000" w:rsidRPr="00000000">
              <w:rPr>
                <w:rtl w:val="0"/>
              </w:rPr>
              <w:t xml:space="preserve">After opening the study link, participants will first see an online information sheet and consent form. If they consent, they will proceed to a short session that combines online prototype testing with a brief questionnaire. The prototype will present two different CAPTCHA tasks in the browser. These may involve actions such as tracing a simple path with a mouse or finger and making rapid one-click choices on shapes or images.</w:t>
            </w:r>
          </w:p>
          <w:p w:rsidR="00000000" w:rsidDel="00000000" w:rsidP="00000000" w:rsidRDefault="00000000" w:rsidRPr="00000000" w14:paraId="00000114">
            <w:pPr>
              <w:spacing w:after="240" w:before="240" w:line="240" w:lineRule="auto"/>
              <w:rPr/>
            </w:pPr>
            <w:r w:rsidDel="00000000" w:rsidR="00000000" w:rsidRPr="00000000">
              <w:rPr>
                <w:rtl w:val="0"/>
              </w:rPr>
              <w:t xml:space="preserve">For each challenge, the system will log whether the participant succeeded or failed, how long they took to respond, and basic contextual information such as device type. Once they finish the challenges, participants will answer a short questionnaire about how difficult and how frustrating each CAPTCHA felt, plus an optional free-text comment box.</w:t>
            </w:r>
          </w:p>
          <w:p w:rsidR="00000000" w:rsidDel="00000000" w:rsidP="00000000" w:rsidRDefault="00000000" w:rsidRPr="00000000" w14:paraId="00000115">
            <w:pPr>
              <w:spacing w:after="240" w:before="240" w:line="240" w:lineRule="auto"/>
              <w:rPr/>
            </w:pPr>
            <w:r w:rsidDel="00000000" w:rsidR="00000000" w:rsidRPr="00000000">
              <w:rPr>
                <w:rtl w:val="0"/>
              </w:rPr>
              <w:t xml:space="preserve">Participation is entirely voluntary, takes approximately 5–10 minutes in total, and can be stopped at any time by closing the browser window. No names, contact details, or other directly identifying personal data will be collected. Data will be stored only under anonymous codes for analysis. Participants must be adults (18+).</w:t>
            </w:r>
          </w:p>
          <w:p w:rsidR="00000000" w:rsidDel="00000000" w:rsidP="00000000" w:rsidRDefault="00000000" w:rsidRPr="00000000" w14:paraId="00000116">
            <w:pPr>
              <w:spacing w:line="240" w:lineRule="auto"/>
              <w:rPr/>
            </w:pPr>
            <w:r w:rsidDel="00000000" w:rsidR="00000000" w:rsidRPr="00000000">
              <w:rPr>
                <w:rtl w:val="0"/>
              </w:rPr>
              <w:t xml:space="preserve"> </w:t>
            </w:r>
          </w:p>
          <w:p w:rsidR="00000000" w:rsidDel="00000000" w:rsidP="00000000" w:rsidRDefault="00000000" w:rsidRPr="00000000" w14:paraId="00000117">
            <w:pPr>
              <w:spacing w:line="240" w:lineRule="auto"/>
              <w:rPr/>
            </w:pPr>
            <w:r w:rsidDel="00000000" w:rsidR="00000000" w:rsidRPr="00000000">
              <w:rPr>
                <w:rtl w:val="0"/>
              </w:rPr>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r>
          </w:p>
        </w:tc>
      </w:tr>
    </w:tbl>
    <w:p w:rsidR="00000000" w:rsidDel="00000000" w:rsidP="00000000" w:rsidRDefault="00000000" w:rsidRPr="00000000" w14:paraId="0000011A">
      <w:pPr>
        <w:spacing w:line="240" w:lineRule="auto"/>
        <w:rPr/>
      </w:pPr>
      <w:r w:rsidDel="00000000" w:rsidR="00000000" w:rsidRPr="00000000">
        <w:rPr>
          <w:rtl w:val="0"/>
        </w:rPr>
      </w:r>
    </w:p>
    <w:tbl>
      <w:tblPr>
        <w:tblStyle w:val="Table13"/>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85"/>
        <w:gridCol w:w="8575"/>
        <w:tblGridChange w:id="0">
          <w:tblGrid>
            <w:gridCol w:w="485"/>
            <w:gridCol w:w="8575"/>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1B">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5b</w:t>
            </w:r>
          </w:p>
        </w:tc>
        <w:tc>
          <w:tcPr>
            <w:tcBorders>
              <w:top w:color="000000" w:space="0" w:sz="4" w:val="single"/>
            </w:tcBorders>
          </w:tcPr>
          <w:p w:rsidR="00000000" w:rsidDel="00000000" w:rsidP="00000000" w:rsidRDefault="00000000" w:rsidRPr="00000000" w14:paraId="0000011C">
            <w:pPr>
              <w:pStyle w:val="Heading2"/>
              <w:numPr>
                <w:ilvl w:val="1"/>
                <w:numId w:val="17"/>
              </w:numPr>
              <w:spacing w:line="240" w:lineRule="auto"/>
              <w:ind w:left="576" w:hanging="576"/>
              <w:rPr/>
            </w:pPr>
            <w:r w:rsidDel="00000000" w:rsidR="00000000" w:rsidRPr="00000000">
              <w:rPr>
                <w:rtl w:val="0"/>
              </w:rPr>
              <w:t xml:space="preserve">Data Recording</w:t>
            </w:r>
          </w:p>
          <w:p w:rsidR="00000000" w:rsidDel="00000000" w:rsidP="00000000" w:rsidRDefault="00000000" w:rsidRPr="00000000" w14:paraId="0000011D">
            <w:pPr>
              <w:numPr>
                <w:ilvl w:val="0"/>
                <w:numId w:val="6"/>
              </w:numPr>
              <w:pBdr>
                <w:top w:space="0" w:sz="0" w:val="nil"/>
                <w:left w:space="0" w:sz="0" w:val="nil"/>
                <w:bottom w:space="0" w:sz="0" w:val="nil"/>
                <w:right w:space="0" w:sz="0" w:val="nil"/>
                <w:between w:space="0" w:sz="0" w:val="nil"/>
              </w:pBdr>
              <w:spacing w:after="0" w:line="240" w:lineRule="auto"/>
              <w:ind w:left="1080" w:hanging="720"/>
              <w:rPr/>
            </w:pPr>
            <w:r w:rsidDel="00000000" w:rsidR="00000000" w:rsidRPr="00000000">
              <w:rPr>
                <w:color w:val="000000"/>
                <w:rtl w:val="0"/>
              </w:rPr>
              <w:t xml:space="preserve">Will the participants be recorded?   Yes  ☐        No   </w:t>
            </w:r>
            <w:r w:rsidDel="00000000" w:rsidR="00000000" w:rsidRPr="00000000">
              <w:rPr>
                <w:rtl w:val="0"/>
              </w:rPr>
              <w:t xml:space="preserve">x</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11E">
            <w:pPr>
              <w:numPr>
                <w:ilvl w:val="0"/>
                <w:numId w:val="6"/>
              </w:numPr>
              <w:pBdr>
                <w:top w:space="0" w:sz="0" w:val="nil"/>
                <w:left w:space="0" w:sz="0" w:val="nil"/>
                <w:bottom w:space="0" w:sz="0" w:val="nil"/>
                <w:right w:space="0" w:sz="0" w:val="nil"/>
                <w:between w:space="0" w:sz="0" w:val="nil"/>
              </w:pBdr>
              <w:spacing w:after="0" w:line="240" w:lineRule="auto"/>
              <w:ind w:left="1080" w:hanging="720"/>
              <w:rPr/>
            </w:pPr>
            <w:r w:rsidDel="00000000" w:rsidR="00000000" w:rsidRPr="00000000">
              <w:rPr>
                <w:color w:val="000000"/>
                <w:rtl w:val="0"/>
              </w:rPr>
              <w:t xml:space="preserve">If </w:t>
            </w:r>
            <w:r w:rsidDel="00000000" w:rsidR="00000000" w:rsidRPr="00000000">
              <w:rPr>
                <w:color w:val="000000"/>
                <w:u w:val="single"/>
                <w:rtl w:val="0"/>
              </w:rPr>
              <w:t xml:space="preserve">YES</w:t>
            </w:r>
            <w:r w:rsidDel="00000000" w:rsidR="00000000" w:rsidRPr="00000000">
              <w:rPr>
                <w:color w:val="000000"/>
                <w:rtl w:val="0"/>
              </w:rPr>
              <w:t xml:space="preserve"> in (i), will the recordings be Video ☐ and/or Audio ☐        </w:t>
            </w:r>
            <w:r w:rsidDel="00000000" w:rsidR="00000000" w:rsidRPr="00000000">
              <w:rPr>
                <w:rtl w:val="0"/>
              </w:rPr>
            </w:r>
          </w:p>
          <w:p w:rsidR="00000000" w:rsidDel="00000000" w:rsidP="00000000" w:rsidRDefault="00000000" w:rsidRPr="00000000" w14:paraId="0000011F">
            <w:pPr>
              <w:numPr>
                <w:ilvl w:val="0"/>
                <w:numId w:val="6"/>
              </w:numPr>
              <w:pBdr>
                <w:top w:space="0" w:sz="0" w:val="nil"/>
                <w:left w:space="0" w:sz="0" w:val="nil"/>
                <w:bottom w:space="0" w:sz="0" w:val="nil"/>
                <w:right w:space="0" w:sz="0" w:val="nil"/>
                <w:between w:space="0" w:sz="0" w:val="nil"/>
              </w:pBdr>
              <w:spacing w:line="240" w:lineRule="auto"/>
              <w:ind w:left="1080" w:hanging="720"/>
              <w:rPr/>
            </w:pPr>
            <w:r w:rsidDel="00000000" w:rsidR="00000000" w:rsidRPr="00000000">
              <w:rPr>
                <w:color w:val="000000"/>
                <w:rtl w:val="0"/>
              </w:rPr>
              <w:t xml:space="preserve">If </w:t>
            </w:r>
            <w:r w:rsidDel="00000000" w:rsidR="00000000" w:rsidRPr="00000000">
              <w:rPr>
                <w:color w:val="000000"/>
                <w:u w:val="single"/>
                <w:rtl w:val="0"/>
              </w:rPr>
              <w:t xml:space="preserve">YES</w:t>
            </w:r>
            <w:r w:rsidDel="00000000" w:rsidR="00000000" w:rsidRPr="00000000">
              <w:rPr>
                <w:color w:val="000000"/>
                <w:rtl w:val="0"/>
              </w:rPr>
              <w:t xml:space="preserve"> in (i), please explain why video and/or audio recording is required:  </w:t>
            </w: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t xml:space="preserve">Audio recording must be destroyed after transcription, please state this. If video recording, please state what will be recorded below – participants face, or just hands/gestures. If a person’s identity/face is required, then a justification is necessary. </w:t>
            </w:r>
          </w:p>
          <w:p w:rsidR="00000000" w:rsidDel="00000000" w:rsidP="00000000" w:rsidRDefault="00000000" w:rsidRPr="00000000" w14:paraId="00000121">
            <w:pPr>
              <w:spacing w:line="240" w:lineRule="auto"/>
              <w:rPr/>
            </w:pPr>
            <w:r w:rsidDel="00000000" w:rsidR="00000000" w:rsidRPr="00000000">
              <w:rPr>
                <w:rtl w:val="0"/>
              </w:rPr>
            </w:r>
          </w:p>
          <w:bookmarkStart w:colFirst="0" w:colLast="0" w:name="qytia1cdkzlc" w:id="1"/>
          <w:bookmarkEnd w:id="1"/>
          <w:p w:rsidR="00000000" w:rsidDel="00000000" w:rsidP="00000000" w:rsidRDefault="00000000" w:rsidRPr="00000000" w14:paraId="00000122">
            <w:pPr>
              <w:spacing w:line="240" w:lineRule="auto"/>
              <w:rPr/>
            </w:pPr>
            <w:r w:rsidDel="00000000" w:rsidR="00000000" w:rsidRPr="00000000">
              <w:rPr>
                <w:rtl w:val="0"/>
              </w:rPr>
              <w:t xml:space="preserve">TYPE YOUR RESPONSE HERE </w:t>
            </w:r>
          </w:p>
        </w:tc>
      </w:tr>
      <w:tr>
        <w:trPr>
          <w:cantSplit w:val="0"/>
          <w:trHeight w:val="1042"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b w:val="1"/>
                <w:bCs w:val="1"/>
                <w:rtl w:val="0"/>
              </w:rPr>
              <w:t xml:space="preserve">REMEMBER</w:t>
            </w:r>
            <w:r w:rsidDel="00000000" w:rsidR="00000000" w:rsidRPr="00000000">
              <w:rPr>
                <w:rtl w:val="0"/>
              </w:rPr>
              <w:t xml:space="preserve">: If there are no recordings, please remove the required sentence from the consent form below.</w:t>
            </w:r>
          </w:p>
        </w:tc>
      </w:tr>
    </w:tbl>
    <w:p w:rsidR="00000000" w:rsidDel="00000000" w:rsidP="00000000" w:rsidRDefault="00000000" w:rsidRPr="00000000" w14:paraId="00000126">
      <w:pPr>
        <w:spacing w:line="240" w:lineRule="auto"/>
        <w:rPr/>
      </w:pPr>
      <w:r w:rsidDel="00000000" w:rsidR="00000000" w:rsidRPr="00000000">
        <w:rPr>
          <w:rtl w:val="0"/>
        </w:rPr>
      </w:r>
    </w:p>
    <w:tbl>
      <w:tblPr>
        <w:tblStyle w:val="Table14"/>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76"/>
        <w:gridCol w:w="8584"/>
        <w:tblGridChange w:id="0">
          <w:tblGrid>
            <w:gridCol w:w="476"/>
            <w:gridCol w:w="8584"/>
          </w:tblGrid>
        </w:tblGridChange>
      </w:tblGrid>
      <w:tr>
        <w:trPr>
          <w:cantSplit w:val="0"/>
          <w:trHeight w:val="567" w:hRule="atLeast"/>
          <w:tblHeader w:val="0"/>
        </w:trPr>
        <w:tc>
          <w:tcPr>
            <w:vMerge w:val="restart"/>
            <w:tcBorders>
              <w:top w:color="000000" w:space="0" w:sz="4" w:val="single"/>
            </w:tcBorders>
            <w:shd w:fill="d9d9d9" w:val="clear"/>
            <w:vAlign w:val="center"/>
          </w:tcPr>
          <w:p w:rsidR="00000000" w:rsidDel="00000000" w:rsidP="00000000" w:rsidRDefault="00000000" w:rsidRPr="00000000" w14:paraId="00000127">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5c</w:t>
            </w:r>
          </w:p>
        </w:tc>
        <w:tc>
          <w:tcPr>
            <w:tcBorders>
              <w:top w:color="000000" w:space="0" w:sz="4" w:val="single"/>
              <w:bottom w:color="000000" w:space="0" w:sz="0" w:val="nil"/>
            </w:tcBorders>
          </w:tcPr>
          <w:p w:rsidR="00000000" w:rsidDel="00000000" w:rsidP="00000000" w:rsidRDefault="00000000" w:rsidRPr="00000000" w14:paraId="00000128">
            <w:pPr>
              <w:numPr>
                <w:ilvl w:val="0"/>
                <w:numId w:val="18"/>
              </w:numPr>
              <w:pBdr>
                <w:top w:space="0" w:sz="0" w:val="nil"/>
                <w:left w:space="0" w:sz="0" w:val="nil"/>
                <w:bottom w:space="0" w:sz="0" w:val="nil"/>
                <w:right w:space="0" w:sz="0" w:val="nil"/>
                <w:between w:space="0" w:sz="0" w:val="nil"/>
              </w:pBdr>
              <w:spacing w:line="240" w:lineRule="auto"/>
              <w:ind w:left="1080" w:hanging="720"/>
              <w:rPr/>
            </w:pPr>
            <w:r w:rsidDel="00000000" w:rsidR="00000000" w:rsidRPr="00000000">
              <w:rPr>
                <w:color w:val="000000"/>
                <w:rtl w:val="0"/>
              </w:rPr>
              <w:t xml:space="preserve">Will a prototype be developed?     Yes  </w:t>
            </w:r>
            <w:r w:rsidDel="00000000" w:rsidR="00000000" w:rsidRPr="00000000">
              <w:rPr>
                <w:rtl w:val="0"/>
              </w:rPr>
              <w:t xml:space="preserve">x</w:t>
            </w:r>
            <w:r w:rsidDel="00000000" w:rsidR="00000000" w:rsidRPr="00000000">
              <w:rPr>
                <w:color w:val="000000"/>
                <w:rtl w:val="0"/>
              </w:rPr>
              <w:t xml:space="preserve">        No   ☐         </w:t>
            </w:r>
            <w:r w:rsidDel="00000000" w:rsidR="00000000" w:rsidRPr="00000000">
              <w:rPr>
                <w:i w:val="1"/>
                <w:iCs w:val="1"/>
                <w:color w:val="808080"/>
                <w:sz w:val="21"/>
                <w:szCs w:val="21"/>
                <w:rtl w:val="0"/>
              </w:rPr>
              <w:t xml:space="preserve">Please tick appropriate box</w:t>
            </w: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r>
          </w:p>
        </w:tc>
      </w:tr>
      <w:tr>
        <w:trPr>
          <w:cantSplit w:val="0"/>
          <w:trHeight w:val="680"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2C">
            <w:pPr>
              <w:numPr>
                <w:ilvl w:val="0"/>
                <w:numId w:val="18"/>
              </w:numPr>
              <w:pBdr>
                <w:top w:space="0" w:sz="0" w:val="nil"/>
                <w:left w:space="0" w:sz="0" w:val="nil"/>
                <w:bottom w:space="0" w:sz="0" w:val="nil"/>
                <w:right w:space="0" w:sz="0" w:val="nil"/>
                <w:between w:space="0" w:sz="0" w:val="nil"/>
              </w:pBdr>
              <w:spacing w:after="0" w:line="240" w:lineRule="auto"/>
              <w:ind w:left="1080" w:hanging="720"/>
              <w:rPr/>
            </w:pPr>
            <w:r w:rsidDel="00000000" w:rsidR="00000000" w:rsidRPr="00000000">
              <w:rPr>
                <w:color w:val="000000"/>
                <w:rtl w:val="0"/>
              </w:rPr>
              <w:t xml:space="preserve">If </w:t>
            </w:r>
            <w:r w:rsidDel="00000000" w:rsidR="00000000" w:rsidRPr="00000000">
              <w:rPr>
                <w:color w:val="000000"/>
                <w:u w:val="single"/>
                <w:rtl w:val="0"/>
              </w:rPr>
              <w:t xml:space="preserve">YES</w:t>
            </w:r>
            <w:r w:rsidDel="00000000" w:rsidR="00000000" w:rsidRPr="00000000">
              <w:rPr>
                <w:color w:val="000000"/>
                <w:rtl w:val="0"/>
              </w:rPr>
              <w:t xml:space="preserve"> in (i), could the prototype be any of the following</w:t>
            </w:r>
            <w:r w:rsidDel="00000000" w:rsidR="00000000" w:rsidRPr="00000000">
              <w:rPr>
                <w:i w:val="1"/>
                <w:iCs w:val="1"/>
                <w:color w:val="808080"/>
                <w:sz w:val="21"/>
                <w:szCs w:val="21"/>
                <w:rtl w:val="0"/>
              </w:rPr>
              <w:t xml:space="preserve">?  Please tick all that apply</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color w:val="000000"/>
                <w:rtl w:val="0"/>
              </w:rPr>
              <w:t xml:space="preserve">Service/Framework ☐       Digital UI/App </w:t>
            </w:r>
            <w:r w:rsidDel="00000000" w:rsidR="00000000" w:rsidRPr="00000000">
              <w:rPr>
                <w:rtl w:val="0"/>
              </w:rPr>
              <w:t xml:space="preserve">x</w:t>
            </w:r>
            <w:r w:rsidDel="00000000" w:rsidR="00000000" w:rsidRPr="00000000">
              <w:rPr>
                <w:color w:val="000000"/>
                <w:rtl w:val="0"/>
              </w:rPr>
              <w:t xml:space="preserve">       Physical artifact ☐</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tc>
      </w:tr>
      <w:tr>
        <w:trPr>
          <w:cantSplit w:val="0"/>
          <w:tblHeader w:val="0"/>
        </w:trPr>
        <w:tc>
          <w:tcPr>
            <w:vMerge w:val="continue"/>
            <w:tcBorders>
              <w:top w:color="000000" w:space="0" w:sz="4" w:val="single"/>
            </w:tcBorders>
            <w:shd w:fill="d9d9d9" w:val="cle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131">
            <w:pPr>
              <w:numPr>
                <w:ilvl w:val="0"/>
                <w:numId w:val="18"/>
              </w:numPr>
              <w:pBdr>
                <w:top w:space="0" w:sz="0" w:val="nil"/>
                <w:left w:space="0" w:sz="0" w:val="nil"/>
                <w:bottom w:space="0" w:sz="0" w:val="nil"/>
                <w:right w:space="0" w:sz="0" w:val="nil"/>
                <w:between w:space="0" w:sz="0" w:val="nil"/>
              </w:pBdr>
              <w:spacing w:after="0" w:line="240" w:lineRule="auto"/>
              <w:ind w:left="1080" w:hanging="720"/>
              <w:rPr/>
            </w:pPr>
            <w:r w:rsidDel="00000000" w:rsidR="00000000" w:rsidRPr="00000000">
              <w:rPr>
                <w:color w:val="000000"/>
                <w:rtl w:val="0"/>
              </w:rPr>
              <w:t xml:space="preserve">If </w:t>
            </w:r>
            <w:r w:rsidDel="00000000" w:rsidR="00000000" w:rsidRPr="00000000">
              <w:rPr>
                <w:color w:val="000000"/>
                <w:u w:val="single"/>
                <w:rtl w:val="0"/>
              </w:rPr>
              <w:t xml:space="preserve">YES</w:t>
            </w:r>
            <w:r w:rsidDel="00000000" w:rsidR="00000000" w:rsidRPr="00000000">
              <w:rPr>
                <w:color w:val="000000"/>
                <w:rtl w:val="0"/>
              </w:rPr>
              <w:t xml:space="preserve"> in ANY box in (i), please clarify the rationale behind your choice, describing what format the prototype takes, what it does, and how it will be used and assessed (Max. 100 words)</w: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line="240" w:lineRule="auto"/>
              <w:ind w:left="720" w:firstLine="0"/>
              <w:rPr>
                <w:color w:val="000000"/>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t xml:space="preserve">The prototype is a web application that generates and presents CAPTCHA-style challenges in the browser and records anonymous interaction data. It will implement two main challenge types: a motor-control task and a brief visual-reasoning task. The same prototype will be used both by automated attack scripts and by human participants. Logged metrics such as completion time, success rate, and reported difficulty will be used to assess security and usability across challenge types.</w:t>
            </w:r>
          </w:p>
          <w:p w:rsidR="00000000" w:rsidDel="00000000" w:rsidP="00000000" w:rsidRDefault="00000000" w:rsidRPr="00000000" w14:paraId="00000134">
            <w:pPr>
              <w:spacing w:line="240" w:lineRule="auto"/>
              <w:rPr/>
            </w:pPr>
            <w:r w:rsidDel="00000000" w:rsidR="00000000" w:rsidRPr="00000000">
              <w:rPr>
                <w:rtl w:val="0"/>
              </w:rPr>
            </w:r>
          </w:p>
        </w:tc>
      </w:tr>
      <w:tr>
        <w:trPr>
          <w:cantSplit w:val="0"/>
          <w:trHeight w:val="760"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36">
            <w:pPr>
              <w:spacing w:line="240" w:lineRule="auto"/>
              <w:rPr/>
            </w:pPr>
            <w:r w:rsidDel="00000000" w:rsidR="00000000" w:rsidRPr="00000000">
              <w:rPr>
                <w:rtl w:val="0"/>
              </w:rPr>
            </w:r>
          </w:p>
        </w:tc>
      </w:tr>
    </w:tbl>
    <w:p w:rsidR="00000000" w:rsidDel="00000000" w:rsidP="00000000" w:rsidRDefault="00000000" w:rsidRPr="00000000" w14:paraId="00000137">
      <w:pPr>
        <w:spacing w:line="240" w:lineRule="auto"/>
        <w:rPr/>
      </w:pPr>
      <w:r w:rsidDel="00000000" w:rsidR="00000000" w:rsidRPr="00000000">
        <w:rPr>
          <w:rtl w:val="0"/>
        </w:rPr>
      </w:r>
    </w:p>
    <w:tbl>
      <w:tblPr>
        <w:tblStyle w:val="Table15"/>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78"/>
        <w:gridCol w:w="7"/>
        <w:gridCol w:w="8575"/>
        <w:tblGridChange w:id="0">
          <w:tblGrid>
            <w:gridCol w:w="478"/>
            <w:gridCol w:w="7"/>
            <w:gridCol w:w="8575"/>
          </w:tblGrid>
        </w:tblGridChange>
      </w:tblGrid>
      <w:tr>
        <w:trPr>
          <w:cantSplit w:val="0"/>
          <w:tblHeader w:val="0"/>
        </w:trPr>
        <w:tc>
          <w:tcPr>
            <w:gridSpan w:val="2"/>
            <w:vMerge w:val="restart"/>
            <w:tcBorders>
              <w:top w:color="000000" w:space="0" w:sz="4" w:val="single"/>
              <w:bottom w:color="000000" w:space="0" w:sz="4" w:val="single"/>
            </w:tcBorders>
            <w:shd w:fill="d9d9d9" w:val="clear"/>
            <w:vAlign w:val="center"/>
          </w:tcPr>
          <w:p w:rsidR="00000000" w:rsidDel="00000000" w:rsidP="00000000" w:rsidRDefault="00000000" w:rsidRPr="00000000" w14:paraId="00000138">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5d</w:t>
            </w:r>
          </w:p>
        </w:tc>
        <w:tc>
          <w:tcPr>
            <w:tcBorders>
              <w:top w:color="000000" w:space="0" w:sz="4" w:val="single"/>
            </w:tcBorders>
          </w:tcPr>
          <w:p w:rsidR="00000000" w:rsidDel="00000000" w:rsidP="00000000" w:rsidRDefault="00000000" w:rsidRPr="00000000" w14:paraId="0000013A">
            <w:pPr>
              <w:pStyle w:val="Heading2"/>
              <w:numPr>
                <w:ilvl w:val="1"/>
                <w:numId w:val="17"/>
              </w:numPr>
              <w:spacing w:line="240" w:lineRule="auto"/>
              <w:ind w:left="576" w:hanging="576"/>
              <w:rPr/>
            </w:pPr>
            <w:r w:rsidDel="00000000" w:rsidR="00000000" w:rsidRPr="00000000">
              <w:rPr>
                <w:rtl w:val="0"/>
              </w:rPr>
              <w:t xml:space="preserve">How many participants will be involved?</w:t>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line="240" w:lineRule="auto"/>
              <w:rPr>
                <w:i w:val="1"/>
                <w:iCs w:val="1"/>
                <w:color w:val="548dd4"/>
                <w:sz w:val="20"/>
                <w:szCs w:val="20"/>
              </w:rPr>
            </w:pPr>
            <w:r w:rsidDel="00000000" w:rsidR="00000000" w:rsidRPr="00000000">
              <w:rPr>
                <w:i w:val="1"/>
                <w:iCs w:val="1"/>
                <w:color w:val="548dd4"/>
                <w:sz w:val="20"/>
                <w:szCs w:val="20"/>
                <w:rtl w:val="0"/>
              </w:rPr>
              <w:t xml:space="preserve">Please state the minimum number of participants needed for this study and the ideal maximum number of participants. We encourage that you think of realistic numbers for your study because this gives the committee an understanding of the size of your study. Please give the minimum and maximum number of participants for each phase of the study. </w:t>
            </w:r>
          </w:p>
          <w:p w:rsidR="00000000" w:rsidDel="00000000" w:rsidP="00000000" w:rsidRDefault="00000000" w:rsidRPr="00000000" w14:paraId="0000013C">
            <w:pPr>
              <w:spacing w:line="240" w:lineRule="auto"/>
              <w:rPr>
                <w:color w:val="808080"/>
                <w:sz w:val="20"/>
                <w:szCs w:val="20"/>
              </w:rPr>
            </w:pPr>
            <w:r w:rsidDel="00000000" w:rsidR="00000000" w:rsidRPr="00000000">
              <w:rPr>
                <w:b w:val="1"/>
                <w:bCs w:val="1"/>
                <w:rtl w:val="0"/>
              </w:rPr>
              <w:t xml:space="preserve">EXAMPLE</w:t>
            </w:r>
            <w:r w:rsidDel="00000000" w:rsidR="00000000" w:rsidRPr="00000000">
              <w:rPr>
                <w:b w:val="1"/>
                <w:bCs w:val="1"/>
                <w:color w:val="808080"/>
                <w:sz w:val="20"/>
                <w:szCs w:val="20"/>
                <w:rtl w:val="0"/>
              </w:rPr>
              <w:t xml:space="preserve"> </w:t>
            </w:r>
            <w:r w:rsidDel="00000000" w:rsidR="00000000" w:rsidRPr="00000000">
              <w:rPr>
                <w:rtl w:val="0"/>
              </w:rPr>
              <w:t xml:space="preserve">(remove all comments before submission)</w:t>
            </w:r>
            <w:r w:rsidDel="00000000" w:rsidR="00000000" w:rsidRPr="00000000">
              <w:rPr>
                <w:rtl w:val="0"/>
              </w:rPr>
            </w:r>
          </w:p>
          <w:p w:rsidR="00000000" w:rsidDel="00000000" w:rsidP="00000000" w:rsidRDefault="00000000" w:rsidRPr="00000000" w14:paraId="0000013D">
            <w:pPr>
              <w:spacing w:line="240" w:lineRule="auto"/>
              <w:rPr/>
            </w:pPr>
            <w:r w:rsidDel="00000000" w:rsidR="00000000" w:rsidRPr="00000000">
              <w:rPr>
                <w:rtl w:val="0"/>
              </w:rPr>
              <w:t xml:space="preserve">Phase 1 Study – e.g. Survey</w:t>
            </w:r>
          </w:p>
          <w:p w:rsidR="00000000" w:rsidDel="00000000" w:rsidP="00000000" w:rsidRDefault="00000000" w:rsidRPr="00000000" w14:paraId="0000013E">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b w:val="1"/>
                <w:bCs w:val="1"/>
                <w:color w:val="000000"/>
                <w:rtl w:val="0"/>
              </w:rPr>
              <w:t xml:space="preserve">Minimum</w:t>
            </w:r>
            <w:r w:rsidDel="00000000" w:rsidR="00000000" w:rsidRPr="00000000">
              <w:rPr>
                <w:color w:val="000000"/>
                <w:rtl w:val="0"/>
              </w:rPr>
              <w:t xml:space="preserve"> </w:t>
            </w:r>
            <w:r w:rsidDel="00000000" w:rsidR="00000000" w:rsidRPr="00000000">
              <w:rPr>
                <w:b w:val="1"/>
                <w:bCs w:val="1"/>
                <w:color w:val="000000"/>
                <w:rtl w:val="0"/>
              </w:rPr>
              <w:t xml:space="preserve">[</w:t>
            </w:r>
            <w:r w:rsidDel="00000000" w:rsidR="00000000" w:rsidRPr="00000000">
              <w:rPr>
                <w:color w:val="000000"/>
                <w:rtl w:val="0"/>
              </w:rPr>
              <w:t xml:space="preserve">  </w:t>
            </w:r>
            <w:r w:rsidDel="00000000" w:rsidR="00000000" w:rsidRPr="00000000">
              <w:rPr>
                <w:rtl w:val="0"/>
              </w:rPr>
              <w:t xml:space="preserve">50</w:t>
            </w:r>
            <w:r w:rsidDel="00000000" w:rsidR="00000000" w:rsidRPr="00000000">
              <w:rPr>
                <w:color w:val="000000"/>
                <w:rtl w:val="0"/>
              </w:rPr>
              <w:t xml:space="preserve">   </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b w:val="1"/>
                <w:bCs w:val="1"/>
                <w:color w:val="000000"/>
              </w:rPr>
            </w:pPr>
            <w:r w:rsidDel="00000000" w:rsidR="00000000" w:rsidRPr="00000000">
              <w:rPr>
                <w:b w:val="1"/>
                <w:bCs w:val="1"/>
                <w:color w:val="000000"/>
                <w:rtl w:val="0"/>
              </w:rPr>
              <w:t xml:space="preserve">Maximum [</w:t>
            </w:r>
            <w:r w:rsidDel="00000000" w:rsidR="00000000" w:rsidRPr="00000000">
              <w:rPr>
                <w:color w:val="000000"/>
                <w:rtl w:val="0"/>
              </w:rPr>
              <w:t xml:space="preserve">   </w:t>
            </w:r>
            <w:r w:rsidDel="00000000" w:rsidR="00000000" w:rsidRPr="00000000">
              <w:rPr>
                <w:rtl w:val="0"/>
              </w:rPr>
              <w:t xml:space="preserve">10</w:t>
            </w:r>
            <w:r w:rsidDel="00000000" w:rsidR="00000000" w:rsidRPr="00000000">
              <w:rPr>
                <w:color w:val="000000"/>
                <w:rtl w:val="0"/>
              </w:rPr>
              <w:t xml:space="preserve">0  </w:t>
            </w:r>
            <w:r w:rsidDel="00000000" w:rsidR="00000000" w:rsidRPr="00000000">
              <w:rPr>
                <w:b w:val="1"/>
                <w:bCs w:val="1"/>
                <w:color w:val="000000"/>
                <w:rtl w:val="0"/>
              </w:rPr>
              <w:t xml:space="preserve">]</w:t>
            </w:r>
          </w:p>
          <w:p w:rsidR="00000000" w:rsidDel="00000000" w:rsidP="00000000" w:rsidRDefault="00000000" w:rsidRPr="00000000" w14:paraId="00000140">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Justification (Max. 50 words): </w:t>
            </w:r>
            <w:r w:rsidDel="00000000" w:rsidR="00000000" w:rsidRPr="00000000">
              <w:rPr>
                <w:rtl w:val="0"/>
              </w:rPr>
              <w:t xml:space="preserve">A sample of 50–100 users is realistic for an FYP and sufficient for basic quantitative comparisons between different challenge types and device categories. This range balances statistical usefulness with practical recruitment limits.</w:t>
            </w:r>
            <w:r w:rsidDel="00000000" w:rsidR="00000000" w:rsidRPr="00000000">
              <w:rPr>
                <w:rtl w:val="0"/>
              </w:rPr>
            </w:r>
          </w:p>
        </w:tc>
      </w:tr>
      <w:tr>
        <w:trPr>
          <w:cantSplit w:val="0"/>
          <w:trHeight w:val="97" w:hRule="atLeast"/>
          <w:tblHeader w:val="0"/>
        </w:trPr>
        <w:tc>
          <w:tcPr>
            <w:gridSpan w:val="2"/>
            <w:vMerge w:val="continue"/>
            <w:tcBorders>
              <w:top w:color="000000" w:space="0" w:sz="4" w:val="single"/>
              <w:bottom w:color="000000" w:space="0" w:sz="4" w:val="single"/>
            </w:tcBorders>
            <w:shd w:fill="d9d9d9" w:val="cle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3">
            <w:pPr>
              <w:spacing w:line="240" w:lineRule="auto"/>
              <w:rPr/>
            </w:pPr>
            <w:r w:rsidDel="00000000" w:rsidR="00000000" w:rsidRPr="00000000">
              <w:rPr>
                <w:rtl w:val="0"/>
              </w:rPr>
            </w:r>
          </w:p>
        </w:tc>
      </w:tr>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5e</w:t>
            </w:r>
          </w:p>
        </w:tc>
        <w:tc>
          <w:tcPr>
            <w:gridSpan w:val="2"/>
            <w:tcBorders>
              <w:top w:color="000000" w:space="0" w:sz="4" w:val="single"/>
            </w:tcBorders>
          </w:tcPr>
          <w:p w:rsidR="00000000" w:rsidDel="00000000" w:rsidP="00000000" w:rsidRDefault="00000000" w:rsidRPr="00000000" w14:paraId="00000145">
            <w:pPr>
              <w:pStyle w:val="Heading2"/>
              <w:numPr>
                <w:ilvl w:val="1"/>
                <w:numId w:val="17"/>
              </w:numPr>
              <w:spacing w:line="240" w:lineRule="auto"/>
              <w:ind w:left="576" w:hanging="576"/>
              <w:rPr/>
            </w:pPr>
            <w:r w:rsidDel="00000000" w:rsidR="00000000" w:rsidRPr="00000000">
              <w:rPr>
                <w:rtl w:val="0"/>
              </w:rPr>
              <w:t xml:space="preserve">How do you plan to gain access to /contact/approach potential participants? </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line="240" w:lineRule="auto"/>
              <w:rPr>
                <w:b w:val="1"/>
                <w:bCs w:val="1"/>
                <w:i w:val="1"/>
                <w:iCs w:val="1"/>
                <w:color w:val="548dd4"/>
                <w:sz w:val="20"/>
                <w:szCs w:val="20"/>
              </w:rPr>
            </w:pPr>
            <w:r w:rsidDel="00000000" w:rsidR="00000000" w:rsidRPr="00000000">
              <w:rPr>
                <w:i w:val="1"/>
                <w:iCs w:val="1"/>
                <w:color w:val="548dd4"/>
                <w:sz w:val="20"/>
                <w:szCs w:val="20"/>
                <w:rtl w:val="0"/>
              </w:rPr>
              <w:t xml:space="preserve">This section is important to fill out and include specific detail – most delays in ethics applications are based on this section not being filled out correctly. There are 2 things that you need to demonstrate in this section (please review the comment provided on the side)</w:t>
            </w:r>
            <w:r w:rsidDel="00000000" w:rsidR="00000000" w:rsidRPr="00000000">
              <w:rPr>
                <w:b w:val="1"/>
                <w:bCs w:val="1"/>
                <w:i w:val="1"/>
                <w:iCs w:val="1"/>
                <w:color w:val="548dd4"/>
                <w:sz w:val="20"/>
                <w:szCs w:val="20"/>
                <w:rtl w:val="0"/>
              </w:rPr>
              <w:t xml:space="preserve">. </w:t>
            </w:r>
          </w:p>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spacing w:line="240" w:lineRule="auto"/>
              <w:rPr>
                <w:b w:val="1"/>
                <w:bCs w:val="1"/>
              </w:rPr>
            </w:pPr>
            <w:r w:rsidDel="00000000" w:rsidR="00000000" w:rsidRPr="00000000">
              <w:rPr>
                <w:b w:val="1"/>
                <w:bCs w:val="1"/>
                <w:rtl w:val="0"/>
              </w:rPr>
              <w:t xml:space="preserve">MORE DETAIL </w:t>
            </w:r>
            <w:r w:rsidDel="00000000" w:rsidR="00000000" w:rsidRPr="00000000">
              <w:rPr>
                <w:rtl w:val="0"/>
              </w:rPr>
              <w:t xml:space="preserve">(remove all comments before submission)</w:t>
            </w: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t xml:space="preserve"> </w:t>
            </w:r>
          </w:p>
        </w:tc>
      </w:tr>
      <w:tr>
        <w:trPr>
          <w:cantSplit w:val="0"/>
          <w:trHeight w:val="509"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14C">
            <w:pPr>
              <w:tabs>
                <w:tab w:val="center" w:leader="none" w:pos="4153"/>
                <w:tab w:val="right" w:leader="none" w:pos="8306"/>
              </w:tabs>
              <w:spacing w:after="240" w:before="240" w:line="240" w:lineRule="auto"/>
              <w:rPr/>
            </w:pPr>
            <w:r w:rsidDel="00000000" w:rsidR="00000000" w:rsidRPr="00000000">
              <w:rPr>
                <w:rtl w:val="0"/>
              </w:rPr>
              <w:t xml:space="preserve">Potential participants will be adults (18+) who regularly use the web, primarily UL students. I will use convenience sampling through channels where I either already have a relationship with the audience or where a responsible gatekeeper agrees to share the invitation on my behalf.</w:t>
            </w:r>
          </w:p>
          <w:p w:rsidR="00000000" w:rsidDel="00000000" w:rsidP="00000000" w:rsidRDefault="00000000" w:rsidRPr="00000000" w14:paraId="0000014D">
            <w:pPr>
              <w:tabs>
                <w:tab w:val="center" w:leader="none" w:pos="4153"/>
                <w:tab w:val="right" w:leader="none" w:pos="8306"/>
              </w:tabs>
              <w:spacing w:after="240" w:before="240" w:line="240" w:lineRule="auto"/>
              <w:rPr/>
            </w:pPr>
            <w:r w:rsidDel="00000000" w:rsidR="00000000" w:rsidRPr="00000000">
              <w:rPr>
                <w:rtl w:val="0"/>
              </w:rPr>
              <w:t xml:space="preserve">First, my supervisor and/or relevant module leaders may send or post a recruitment message via official UL channels such as Brightspace or module mailing lists. </w:t>
            </w:r>
          </w:p>
          <w:p w:rsidR="00000000" w:rsidDel="00000000" w:rsidP="00000000" w:rsidRDefault="00000000" w:rsidRPr="00000000" w14:paraId="0000014E">
            <w:pPr>
              <w:tabs>
                <w:tab w:val="center" w:leader="none" w:pos="4153"/>
                <w:tab w:val="right" w:leader="none" w:pos="8306"/>
              </w:tabs>
              <w:spacing w:after="240" w:before="240" w:line="240" w:lineRule="auto"/>
              <w:rPr/>
            </w:pPr>
            <w:r w:rsidDel="00000000" w:rsidR="00000000" w:rsidRPr="00000000">
              <w:rPr>
                <w:rtl w:val="0"/>
              </w:rPr>
              <w:t xml:space="preserve">Second, if agreed, officers of a suitable UL society or club may share the same message via their mailing list or internal channels (e.g. Discord/WhatsApp).</w:t>
            </w:r>
          </w:p>
          <w:p w:rsidR="00000000" w:rsidDel="00000000" w:rsidP="00000000" w:rsidRDefault="00000000" w:rsidRPr="00000000" w14:paraId="0000014F">
            <w:pPr>
              <w:tabs>
                <w:tab w:val="center" w:leader="none" w:pos="4153"/>
                <w:tab w:val="right" w:leader="none" w:pos="8306"/>
              </w:tabs>
              <w:spacing w:after="240" w:before="240" w:line="240" w:lineRule="auto"/>
              <w:rPr/>
            </w:pPr>
            <w:r w:rsidDel="00000000" w:rsidR="00000000" w:rsidRPr="00000000">
              <w:rPr>
                <w:rtl w:val="0"/>
              </w:rPr>
              <w:t xml:space="preserve">Third, I may share the identical invitation text via my own social media and direct messages to friends and classmates who already know me.</w:t>
            </w:r>
          </w:p>
          <w:p w:rsidR="00000000" w:rsidDel="00000000" w:rsidP="00000000" w:rsidRDefault="00000000" w:rsidRPr="00000000" w14:paraId="00000150">
            <w:pPr>
              <w:tabs>
                <w:tab w:val="center" w:leader="none" w:pos="4153"/>
                <w:tab w:val="right" w:leader="none" w:pos="8306"/>
              </w:tabs>
              <w:spacing w:after="240" w:before="240" w:line="240" w:lineRule="auto"/>
              <w:rPr/>
            </w:pPr>
            <w:r w:rsidDel="00000000" w:rsidR="00000000" w:rsidRPr="00000000">
              <w:rPr>
                <w:rtl w:val="0"/>
              </w:rPr>
              <w:t xml:space="preserve">In all cases, the message will clearly state that participation is voluntary, that there are no rewards or penalties for taking part or not taking part, and that the decision will not affect grades, services, or relationships with UL. </w:t>
            </w:r>
          </w:p>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r>
          </w:p>
        </w:tc>
      </w:tr>
    </w:tbl>
    <w:p w:rsidR="00000000" w:rsidDel="00000000" w:rsidP="00000000" w:rsidRDefault="00000000" w:rsidRPr="00000000" w14:paraId="00000153">
      <w:pPr>
        <w:spacing w:line="240" w:lineRule="auto"/>
        <w:rPr/>
      </w:pPr>
      <w:r w:rsidDel="00000000" w:rsidR="00000000" w:rsidRPr="00000000">
        <w:rPr>
          <w:rtl w:val="0"/>
        </w:rPr>
      </w:r>
    </w:p>
    <w:tbl>
      <w:tblPr>
        <w:tblStyle w:val="Table16"/>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25"/>
        <w:gridCol w:w="8635"/>
        <w:tblGridChange w:id="0">
          <w:tblGrid>
            <w:gridCol w:w="425"/>
            <w:gridCol w:w="8635"/>
          </w:tblGrid>
        </w:tblGridChange>
      </w:tblGrid>
      <w:tr>
        <w:trPr>
          <w:cantSplit w:val="0"/>
          <w:tblHeader w:val="0"/>
        </w:trPr>
        <w:tc>
          <w:tcPr>
            <w:vMerge w:val="restart"/>
            <w:tcBorders>
              <w:top w:color="000000" w:space="0" w:sz="4" w:val="single"/>
              <w:bottom w:color="000000" w:space="0" w:sz="4" w:val="single"/>
            </w:tcBorders>
            <w:shd w:fill="d9d9d9" w:val="clear"/>
            <w:vAlign w:val="center"/>
          </w:tcPr>
          <w:p w:rsidR="00000000" w:rsidDel="00000000" w:rsidP="00000000" w:rsidRDefault="00000000" w:rsidRPr="00000000" w14:paraId="00000154">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5f</w:t>
            </w:r>
          </w:p>
        </w:tc>
        <w:tc>
          <w:tcPr>
            <w:tcBorders>
              <w:top w:color="000000" w:space="0" w:sz="4" w:val="single"/>
            </w:tcBorders>
          </w:tcPr>
          <w:p w:rsidR="00000000" w:rsidDel="00000000" w:rsidP="00000000" w:rsidRDefault="00000000" w:rsidRPr="00000000" w14:paraId="00000155">
            <w:pPr>
              <w:pStyle w:val="Heading2"/>
              <w:numPr>
                <w:ilvl w:val="1"/>
                <w:numId w:val="17"/>
              </w:numPr>
              <w:spacing w:line="240" w:lineRule="auto"/>
              <w:ind w:left="576" w:hanging="576"/>
              <w:rPr/>
            </w:pPr>
            <w:r w:rsidDel="00000000" w:rsidR="00000000" w:rsidRPr="00000000">
              <w:rPr>
                <w:rtl w:val="0"/>
              </w:rPr>
              <w:t xml:space="preserve">What are the criteria for </w:t>
            </w:r>
            <w:r w:rsidDel="00000000" w:rsidR="00000000" w:rsidRPr="00000000">
              <w:rPr>
                <w:u w:val="single"/>
                <w:rtl w:val="0"/>
              </w:rPr>
              <w:t xml:space="preserve">including</w:t>
            </w:r>
            <w:r w:rsidDel="00000000" w:rsidR="00000000" w:rsidRPr="00000000">
              <w:rPr>
                <w:rtl w:val="0"/>
              </w:rPr>
              <w:t xml:space="preserve"> and/or </w:t>
            </w:r>
            <w:r w:rsidDel="00000000" w:rsidR="00000000" w:rsidRPr="00000000">
              <w:rPr>
                <w:u w:val="single"/>
                <w:rtl w:val="0"/>
              </w:rPr>
              <w:t xml:space="preserve">excluding</w:t>
            </w:r>
            <w:r w:rsidDel="00000000" w:rsidR="00000000" w:rsidRPr="00000000">
              <w:rPr>
                <w:rtl w:val="0"/>
              </w:rPr>
              <w:t xml:space="preserve"> individuals from the study?</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line="240" w:lineRule="auto"/>
              <w:rPr>
                <w:b w:val="1"/>
                <w:bCs w:val="1"/>
                <w:i w:val="1"/>
                <w:iCs w:val="1"/>
                <w:color w:val="548dd4"/>
                <w:sz w:val="20"/>
                <w:szCs w:val="20"/>
              </w:rPr>
            </w:pPr>
            <w:r w:rsidDel="00000000" w:rsidR="00000000" w:rsidRPr="00000000">
              <w:rPr>
                <w:i w:val="1"/>
                <w:iCs w:val="1"/>
                <w:color w:val="548dd4"/>
                <w:sz w:val="20"/>
                <w:szCs w:val="20"/>
                <w:rtl w:val="0"/>
              </w:rPr>
              <w:t xml:space="preserve">Who would you like to participate in your study? Please state that the minimum age is 18 years of over (there is no need for an upper age limit unless your study requires it). Please detail what requirements you have for including or excluding a participant (e.g., they may need to have experience in a certain software or field of work).</w:t>
            </w: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158">
            <w:pPr>
              <w:spacing w:line="240" w:lineRule="auto"/>
              <w:rPr>
                <w:color w:val="808080"/>
                <w:sz w:val="20"/>
                <w:szCs w:val="20"/>
              </w:rPr>
            </w:pPr>
            <w:r w:rsidDel="00000000" w:rsidR="00000000" w:rsidRPr="00000000">
              <w:rPr>
                <w:b w:val="1"/>
                <w:bCs w:val="1"/>
                <w:rtl w:val="0"/>
              </w:rPr>
              <w:t xml:space="preserve">EXAMPLE</w:t>
            </w:r>
            <w:r w:rsidDel="00000000" w:rsidR="00000000" w:rsidRPr="00000000">
              <w:rPr>
                <w:b w:val="1"/>
                <w:bCs w:val="1"/>
                <w:color w:val="808080"/>
                <w:sz w:val="20"/>
                <w:szCs w:val="20"/>
                <w:rtl w:val="0"/>
              </w:rPr>
              <w:t xml:space="preserve"> </w:t>
            </w:r>
            <w:r w:rsidDel="00000000" w:rsidR="00000000" w:rsidRPr="00000000">
              <w:rPr>
                <w:rtl w:val="0"/>
              </w:rPr>
              <w:t xml:space="preserve">(remove all comments before submission)</w: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b w:val="1"/>
                <w:bCs w:val="1"/>
                <w:color w:val="000000"/>
                <w:rtl w:val="0"/>
              </w:rPr>
              <w:t xml:space="preserve">Inclusion Criteria</w:t>
            </w:r>
            <w:r w:rsidDel="00000000" w:rsidR="00000000" w:rsidRPr="00000000">
              <w:rPr>
                <w:color w:val="000000"/>
                <w:rtl w:val="0"/>
              </w:rPr>
              <w:t xml:space="preserve">: </w:t>
            </w:r>
            <w:ins w:author="Jay" w:id="11" w:date="2026-03-12T15:05:00Z">
              <w:r w:rsidDel="00000000" w:rsidR="00000000" w:rsidRPr="00000000">
                <w:rPr>
                  <w:rtl w:val="0"/>
                  <w:rPrChange w:author="Jay" w:id="12" w:date="2026-03-12T15:05:00Z">
                    <w:rPr>
                      <w:color w:val="000000"/>
                    </w:rPr>
                  </w:rPrChange>
                </w:rPr>
                <w:t xml:space="preserve">Adults aged 18 or over who are capable of giving informed consent and have access to a device with a web browser (desktop, laptop, smartphone, or tablet).</w:t>
              </w:r>
            </w:ins>
            <w:del w:author="Jay" w:id="11" w:date="2026-03-12T15:05:00Z">
              <w:r w:rsidDel="00000000" w:rsidR="00000000" w:rsidRPr="00000000">
                <w:rPr>
                  <w:rtl w:val="0"/>
                </w:rPr>
                <w:delText xml:space="preserve">Aged over 18</w:delText>
              </w:r>
            </w:del>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b w:val="1"/>
                <w:bCs w:val="1"/>
                <w:color w:val="000000"/>
              </w:rPr>
            </w:pPr>
            <w:r w:rsidDel="00000000" w:rsidR="00000000" w:rsidRPr="00000000">
              <w:rPr>
                <w:b w:val="1"/>
                <w:bCs w:val="1"/>
                <w:color w:val="000000"/>
                <w:rtl w:val="0"/>
              </w:rPr>
              <w:t xml:space="preserve">Exclusion Criteria</w:t>
            </w:r>
            <w:r w:rsidDel="00000000" w:rsidR="00000000" w:rsidRPr="00000000">
              <w:rPr>
                <w:color w:val="000000"/>
                <w:rtl w:val="0"/>
              </w:rPr>
              <w:t xml:space="preserve">: </w:t>
            </w:r>
            <w:ins w:author="Jay" w:id="13" w:date="2026-03-12T15:06:00Z">
              <w:r w:rsidDel="00000000" w:rsidR="00000000" w:rsidRPr="00000000">
                <w:rPr>
                  <w:rtl w:val="0"/>
                  <w:rPrChange w:author="Jay" w:id="14" w:date="2026-03-12T15:06:00Z">
                    <w:rPr>
                      <w:color w:val="000000"/>
                    </w:rPr>
                  </w:rPrChange>
                </w:rPr>
                <w:t xml:space="preserve">Anyone under 18 years of age.</w:t>
              </w:r>
            </w:ins>
            <w:del w:author="Jay" w:id="13" w:date="2026-03-12T15:06:00Z">
              <w:r w:rsidDel="00000000" w:rsidR="00000000" w:rsidRPr="00000000">
                <w:rPr>
                  <w:rtl w:val="0"/>
                </w:rPr>
                <w:delText xml:space="preserve">Aged under 18</w:delText>
              </w:r>
            </w:del>
            <w:r w:rsidDel="00000000" w:rsidR="00000000" w:rsidRPr="00000000">
              <w:rPr>
                <w:rtl w:val="0"/>
              </w:rPr>
            </w:r>
          </w:p>
        </w:tc>
      </w:tr>
      <w:tr>
        <w:trPr>
          <w:cantSplit w:val="0"/>
          <w:trHeight w:val="97" w:hRule="atLeast"/>
          <w:tblHeader w:val="0"/>
        </w:trPr>
        <w:tc>
          <w:tcPr>
            <w:vMerge w:val="continue"/>
            <w:tcBorders>
              <w:top w:color="000000" w:space="0" w:sz="4" w:val="single"/>
              <w:bottom w:color="000000" w:space="0" w:sz="4" w:val="single"/>
            </w:tcBorders>
            <w:shd w:fill="d9d9d9" w:val="clear"/>
            <w:vAlign w:val="center"/>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E">
            <w:pPr>
              <w:spacing w:line="240" w:lineRule="auto"/>
              <w:rPr/>
            </w:pPr>
            <w:r w:rsidDel="00000000" w:rsidR="00000000" w:rsidRPr="00000000">
              <w:rPr>
                <w:rtl w:val="0"/>
              </w:rPr>
            </w:r>
          </w:p>
        </w:tc>
      </w:tr>
    </w:tbl>
    <w:p w:rsidR="00000000" w:rsidDel="00000000" w:rsidP="00000000" w:rsidRDefault="00000000" w:rsidRPr="00000000" w14:paraId="0000015F">
      <w:pPr>
        <w:spacing w:line="240" w:lineRule="auto"/>
        <w:rPr/>
      </w:pPr>
      <w:r w:rsidDel="00000000" w:rsidR="00000000" w:rsidRPr="00000000">
        <w:rPr>
          <w:rtl w:val="0"/>
        </w:rPr>
      </w:r>
    </w:p>
    <w:tbl>
      <w:tblPr>
        <w:tblStyle w:val="Table1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
        <w:gridCol w:w="8593"/>
        <w:tblGridChange w:id="0">
          <w:tblGrid>
            <w:gridCol w:w="467"/>
            <w:gridCol w:w="8593"/>
          </w:tblGrid>
        </w:tblGridChange>
      </w:tblGrid>
      <w:tr>
        <w:trPr>
          <w:cantSplit w:val="0"/>
          <w:trHeight w:val="2765" w:hRule="atLeast"/>
          <w:tblHeader w:val="0"/>
        </w:trPr>
        <w:tc>
          <w:tcPr>
            <w:shd w:fill="d9d9d9" w:val="clear"/>
            <w:vAlign w:val="center"/>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5g</w:t>
            </w:r>
          </w:p>
        </w:tc>
        <w:tc>
          <w:tcPr/>
          <w:p w:rsidR="00000000" w:rsidDel="00000000" w:rsidP="00000000" w:rsidRDefault="00000000" w:rsidRPr="00000000" w14:paraId="00000161">
            <w:pPr>
              <w:pStyle w:val="Heading2"/>
              <w:numPr>
                <w:ilvl w:val="1"/>
                <w:numId w:val="17"/>
              </w:numPr>
              <w:spacing w:line="240" w:lineRule="auto"/>
              <w:ind w:left="576" w:hanging="576"/>
              <w:rPr/>
            </w:pPr>
            <w:r w:rsidDel="00000000" w:rsidR="00000000" w:rsidRPr="00000000">
              <w:rPr>
                <w:rtl w:val="0"/>
              </w:rPr>
              <w:t xml:space="preserve">Participation Exception</w:t>
            </w:r>
          </w:p>
          <w:p w:rsidR="00000000" w:rsidDel="00000000" w:rsidP="00000000" w:rsidRDefault="00000000" w:rsidRPr="00000000" w14:paraId="00000162">
            <w:pPr>
              <w:numPr>
                <w:ilvl w:val="0"/>
                <w:numId w:val="19"/>
              </w:numPr>
              <w:pBdr>
                <w:top w:space="0" w:sz="0" w:val="nil"/>
                <w:left w:space="0" w:sz="0" w:val="nil"/>
                <w:bottom w:space="0" w:sz="0" w:val="nil"/>
                <w:right w:space="0" w:sz="0" w:val="nil"/>
                <w:between w:space="0" w:sz="0" w:val="nil"/>
              </w:pBdr>
              <w:spacing w:line="240" w:lineRule="auto"/>
              <w:ind w:left="1080" w:hanging="720"/>
              <w:rPr/>
            </w:pPr>
            <w:r w:rsidDel="00000000" w:rsidR="00000000" w:rsidRPr="00000000">
              <w:rPr>
                <w:color w:val="000000"/>
                <w:rtl w:val="0"/>
              </w:rPr>
              <w:t xml:space="preserve">Have arrangements been made to accommodate individuals who do not wish to participate in the research? </w:t>
            </w:r>
            <w:r w:rsidDel="00000000" w:rsidR="00000000" w:rsidRPr="00000000">
              <w:rPr>
                <w:rtl w:val="0"/>
              </w:rPr>
            </w:r>
          </w:p>
          <w:p w:rsidR="00000000" w:rsidDel="00000000" w:rsidP="00000000" w:rsidRDefault="00000000" w:rsidRPr="00000000" w14:paraId="00000163">
            <w:pPr>
              <w:spacing w:line="240" w:lineRule="auto"/>
              <w:jc w:val="center"/>
              <w:rPr/>
            </w:pPr>
            <w:r w:rsidDel="00000000" w:rsidR="00000000" w:rsidRPr="00000000">
              <w:rPr>
                <w:rtl w:val="0"/>
              </w:rPr>
              <w:t xml:space="preserve">Yes  ☐        No   ☐          N/A x</w:t>
            </w:r>
          </w:p>
          <w:p w:rsidR="00000000" w:rsidDel="00000000" w:rsidP="00000000" w:rsidRDefault="00000000" w:rsidRPr="00000000" w14:paraId="00000164">
            <w:pPr>
              <w:spacing w:line="240" w:lineRule="auto"/>
              <w:jc w:val="center"/>
              <w:rPr/>
            </w:pPr>
            <w:r w:rsidDel="00000000" w:rsidR="00000000" w:rsidRPr="00000000">
              <w:rPr>
                <w:i w:val="1"/>
                <w:iCs w:val="1"/>
                <w:color w:val="808080"/>
                <w:rtl w:val="0"/>
              </w:rPr>
              <w:t xml:space="preserve">Please click appropriate box</w: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line="240" w:lineRule="auto"/>
              <w:rPr>
                <w:i w:val="1"/>
                <w:iCs w:val="1"/>
                <w:color w:val="548dd4"/>
                <w:sz w:val="20"/>
                <w:szCs w:val="20"/>
              </w:rPr>
            </w:pPr>
            <w:r w:rsidDel="00000000" w:rsidR="00000000" w:rsidRPr="00000000">
              <w:rPr>
                <w:i w:val="1"/>
                <w:iCs w:val="1"/>
                <w:color w:val="548dd4"/>
                <w:sz w:val="20"/>
                <w:szCs w:val="20"/>
                <w:rtl w:val="0"/>
              </w:rPr>
              <w:t xml:space="preserve">This mainly relates to research taking place in a classroom (e.g. asking University students physically in a lecture/tutorial) setting, please tick N/A if your research is not taking place in a classroom or module.</w:t>
            </w:r>
          </w:p>
          <w:p w:rsidR="00000000" w:rsidDel="00000000" w:rsidP="00000000" w:rsidRDefault="00000000" w:rsidRPr="00000000" w14:paraId="00000166">
            <w:pPr>
              <w:numPr>
                <w:ilvl w:val="0"/>
                <w:numId w:val="19"/>
              </w:numPr>
              <w:pBdr>
                <w:top w:space="0" w:sz="0" w:val="nil"/>
                <w:left w:space="0" w:sz="0" w:val="nil"/>
                <w:bottom w:space="0" w:sz="0" w:val="nil"/>
                <w:right w:space="0" w:sz="0" w:val="nil"/>
                <w:between w:space="0" w:sz="0" w:val="nil"/>
              </w:pBdr>
              <w:spacing w:line="240" w:lineRule="auto"/>
              <w:ind w:left="1080" w:hanging="720"/>
              <w:rPr/>
            </w:pPr>
            <w:r w:rsidDel="00000000" w:rsidR="00000000" w:rsidRPr="00000000">
              <w:rPr>
                <w:color w:val="000000"/>
                <w:rtl w:val="0"/>
              </w:rPr>
              <w:t xml:space="preserve">If </w:t>
            </w:r>
            <w:r w:rsidDel="00000000" w:rsidR="00000000" w:rsidRPr="00000000">
              <w:rPr>
                <w:color w:val="000000"/>
                <w:u w:val="single"/>
                <w:rtl w:val="0"/>
              </w:rPr>
              <w:t xml:space="preserve">Yes</w:t>
            </w:r>
            <w:r w:rsidDel="00000000" w:rsidR="00000000" w:rsidRPr="00000000">
              <w:rPr>
                <w:color w:val="000000"/>
                <w:rtl w:val="0"/>
              </w:rPr>
              <w:t xml:space="preserve">, please state what these arrangements are:</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TYPE YOUR RESPONSE HERE</w:t>
            </w:r>
          </w:p>
        </w:tc>
      </w:tr>
    </w:tbl>
    <w:p w:rsidR="00000000" w:rsidDel="00000000" w:rsidP="00000000" w:rsidRDefault="00000000" w:rsidRPr="00000000" w14:paraId="00000168">
      <w:pPr>
        <w:spacing w:line="240" w:lineRule="auto"/>
        <w:rPr/>
      </w:pPr>
      <w:r w:rsidDel="00000000" w:rsidR="00000000" w:rsidRPr="00000000">
        <w:rPr>
          <w:rtl w:val="0"/>
        </w:rPr>
      </w:r>
    </w:p>
    <w:tbl>
      <w:tblPr>
        <w:tblStyle w:val="Table18"/>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84"/>
        <w:gridCol w:w="8576"/>
        <w:tblGridChange w:id="0">
          <w:tblGrid>
            <w:gridCol w:w="484"/>
            <w:gridCol w:w="8576"/>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5h</w:t>
            </w:r>
          </w:p>
        </w:tc>
        <w:tc>
          <w:tcPr>
            <w:tcBorders>
              <w:top w:color="000000" w:space="0" w:sz="4" w:val="single"/>
            </w:tcBorders>
          </w:tcPr>
          <w:p w:rsidR="00000000" w:rsidDel="00000000" w:rsidP="00000000" w:rsidRDefault="00000000" w:rsidRPr="00000000" w14:paraId="0000016A">
            <w:pPr>
              <w:pStyle w:val="Heading2"/>
              <w:numPr>
                <w:ilvl w:val="1"/>
                <w:numId w:val="17"/>
              </w:numPr>
              <w:spacing w:line="240" w:lineRule="auto"/>
              <w:ind w:left="576" w:hanging="576"/>
              <w:rPr/>
            </w:pPr>
            <w:r w:rsidDel="00000000" w:rsidR="00000000" w:rsidRPr="00000000">
              <w:rPr>
                <w:rtl w:val="0"/>
              </w:rPr>
              <w:t xml:space="preserve">Can you identify any particular vulnerability of your participants other than those mentioned in section 2? </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line="240" w:lineRule="auto"/>
              <w:rPr>
                <w:b w:val="1"/>
                <w:bCs w:val="1"/>
                <w:i w:val="1"/>
                <w:iCs w:val="1"/>
                <w:color w:val="548dd4"/>
                <w:sz w:val="20"/>
                <w:szCs w:val="20"/>
              </w:rPr>
            </w:pPr>
            <w:r w:rsidDel="00000000" w:rsidR="00000000" w:rsidRPr="00000000">
              <w:rPr>
                <w:i w:val="1"/>
                <w:iCs w:val="1"/>
                <w:color w:val="548dd4"/>
                <w:sz w:val="20"/>
                <w:szCs w:val="20"/>
                <w:rtl w:val="0"/>
              </w:rPr>
              <w:t xml:space="preserve">Please review Section 2 of this form before completing. This will be based on the type of questions you could be asking the participants</w:t>
            </w:r>
            <w:r w:rsidDel="00000000" w:rsidR="00000000" w:rsidRPr="00000000">
              <w:rPr>
                <w:b w:val="1"/>
                <w:bCs w:val="1"/>
                <w:i w:val="1"/>
                <w:iCs w:val="1"/>
                <w:color w:val="548dd4"/>
                <w:sz w:val="20"/>
                <w:szCs w:val="20"/>
                <w:rtl w:val="0"/>
              </w:rPr>
              <w:t xml:space="preserve">. </w:t>
            </w:r>
          </w:p>
          <w:p w:rsidR="00000000" w:rsidDel="00000000" w:rsidP="00000000" w:rsidRDefault="00000000" w:rsidRPr="00000000" w14:paraId="0000016C">
            <w:pPr>
              <w:spacing w:line="240" w:lineRule="auto"/>
              <w:rPr/>
            </w:pPr>
            <w:r w:rsidDel="00000000" w:rsidR="00000000" w:rsidRPr="00000000">
              <w:rPr>
                <w:b w:val="1"/>
                <w:bCs w:val="1"/>
                <w:rtl w:val="0"/>
              </w:rPr>
              <w:t xml:space="preserve">EXAMPLE</w:t>
            </w:r>
            <w:r w:rsidDel="00000000" w:rsidR="00000000" w:rsidRPr="00000000">
              <w:rPr>
                <w:b w:val="1"/>
                <w:bCs w:val="1"/>
                <w:color w:val="808080"/>
                <w:sz w:val="20"/>
                <w:szCs w:val="20"/>
                <w:rtl w:val="0"/>
              </w:rPr>
              <w:t xml:space="preserve"> </w:t>
            </w:r>
            <w:r w:rsidDel="00000000" w:rsidR="00000000" w:rsidRPr="00000000">
              <w:rPr>
                <w:rtl w:val="0"/>
              </w:rPr>
              <w:t xml:space="preserve">(remove all comments before submission)</w:t>
            </w:r>
          </w:p>
          <w:p w:rsidR="00000000" w:rsidDel="00000000" w:rsidP="00000000" w:rsidRDefault="00000000" w:rsidRPr="00000000" w14:paraId="0000016D">
            <w:pPr>
              <w:spacing w:line="240" w:lineRule="auto"/>
              <w:rPr>
                <w:color w:val="808080"/>
                <w:sz w:val="20"/>
                <w:szCs w:val="20"/>
              </w:rPr>
            </w:pPr>
            <w:r w:rsidDel="00000000" w:rsidR="00000000" w:rsidRPr="00000000">
              <w:rPr>
                <w:rtl w:val="0"/>
              </w:rPr>
            </w:r>
          </w:p>
          <w:p w:rsidR="00000000" w:rsidDel="00000000" w:rsidP="00000000" w:rsidRDefault="00000000" w:rsidRPr="00000000" w14:paraId="0000016E">
            <w:pPr>
              <w:tabs>
                <w:tab w:val="center" w:leader="none" w:pos="4153"/>
                <w:tab w:val="right" w:leader="none" w:pos="8306"/>
              </w:tabs>
              <w:spacing w:after="240" w:before="240" w:line="240" w:lineRule="auto"/>
              <w:rPr/>
            </w:pPr>
            <w:r w:rsidDel="00000000" w:rsidR="00000000" w:rsidRPr="00000000">
              <w:rPr>
                <w:rtl w:val="0"/>
              </w:rPr>
              <w:t xml:space="preserve">Participation is brief (approximately 5–10 minutes), fully anonymous, and can be stopped at any time. The study excludes vulnerable groups and anyone under 18.</w:t>
            </w:r>
          </w:p>
        </w:tc>
      </w:tr>
      <w:tr>
        <w:trPr>
          <w:cantSplit w:val="0"/>
          <w:trHeight w:val="74"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0">
            <w:pPr>
              <w:spacing w:line="240" w:lineRule="auto"/>
              <w:rPr/>
            </w:pPr>
            <w:r w:rsidDel="00000000" w:rsidR="00000000" w:rsidRPr="00000000">
              <w:rPr>
                <w:rtl w:val="0"/>
              </w:rPr>
            </w:r>
          </w:p>
        </w:tc>
      </w:tr>
    </w:tbl>
    <w:p w:rsidR="00000000" w:rsidDel="00000000" w:rsidP="00000000" w:rsidRDefault="00000000" w:rsidRPr="00000000" w14:paraId="00000171">
      <w:pPr>
        <w:spacing w:line="240" w:lineRule="auto"/>
        <w:rPr/>
      </w:pPr>
      <w:r w:rsidDel="00000000" w:rsidR="00000000" w:rsidRPr="00000000">
        <w:rPr>
          <w:rtl w:val="0"/>
        </w:rPr>
      </w:r>
    </w:p>
    <w:tbl>
      <w:tblPr>
        <w:tblStyle w:val="Table19"/>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20"/>
        <w:gridCol w:w="8640"/>
        <w:tblGridChange w:id="0">
          <w:tblGrid>
            <w:gridCol w:w="420"/>
            <w:gridCol w:w="8640"/>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5i</w:t>
            </w:r>
          </w:p>
        </w:tc>
        <w:tc>
          <w:tcPr>
            <w:tcBorders>
              <w:top w:color="000000" w:space="0" w:sz="4" w:val="single"/>
            </w:tcBorders>
          </w:tcPr>
          <w:p w:rsidR="00000000" w:rsidDel="00000000" w:rsidP="00000000" w:rsidRDefault="00000000" w:rsidRPr="00000000" w14:paraId="00000173">
            <w:pPr>
              <w:pStyle w:val="Heading2"/>
              <w:numPr>
                <w:ilvl w:val="1"/>
                <w:numId w:val="17"/>
              </w:numPr>
              <w:spacing w:line="240" w:lineRule="auto"/>
              <w:ind w:left="576" w:hanging="576"/>
              <w:rPr/>
            </w:pPr>
            <w:r w:rsidDel="00000000" w:rsidR="00000000" w:rsidRPr="00000000">
              <w:rPr>
                <w:rtl w:val="0"/>
              </w:rPr>
              <w:t xml:space="preserve">Where will the study take place?  </w:t>
            </w:r>
          </w:p>
          <w:p w:rsidR="00000000" w:rsidDel="00000000" w:rsidP="00000000" w:rsidRDefault="00000000" w:rsidRPr="00000000" w14:paraId="00000174">
            <w:pPr>
              <w:spacing w:line="240" w:lineRule="auto"/>
              <w:rPr/>
            </w:pPr>
            <w:r w:rsidDel="00000000" w:rsidR="00000000" w:rsidRPr="00000000">
              <w:rPr>
                <w:i w:val="1"/>
                <w:iCs w:val="1"/>
                <w:color w:val="548dd4"/>
                <w:sz w:val="20"/>
                <w:szCs w:val="20"/>
                <w:rtl w:val="0"/>
              </w:rPr>
              <w:t xml:space="preserve">Please ensure that it is based in UL (where possible). Please state where in UL (or otherwise) it is taking place.</w:t>
            </w:r>
            <w:r w:rsidDel="00000000" w:rsidR="00000000" w:rsidRPr="00000000">
              <w:rPr>
                <w:rtl w:val="0"/>
              </w:rPr>
              <w:t xml:space="preserve"> </w:t>
            </w:r>
          </w:p>
          <w:p w:rsidR="00000000" w:rsidDel="00000000" w:rsidP="00000000" w:rsidRDefault="00000000" w:rsidRPr="00000000" w14:paraId="00000175">
            <w:pPr>
              <w:spacing w:line="240" w:lineRule="auto"/>
              <w:rPr/>
            </w:pPr>
            <w:r w:rsidDel="00000000" w:rsidR="00000000" w:rsidRPr="00000000">
              <w:rPr>
                <w:rtl w:val="0"/>
              </w:rPr>
            </w:r>
          </w:p>
          <w:p w:rsidR="00000000" w:rsidDel="00000000" w:rsidP="00000000" w:rsidRDefault="00000000" w:rsidRPr="00000000" w14:paraId="00000176">
            <w:pPr>
              <w:spacing w:line="240" w:lineRule="auto"/>
              <w:rPr>
                <w:b w:val="1"/>
                <w:bCs w:val="1"/>
              </w:rPr>
            </w:pPr>
            <w:r w:rsidDel="00000000" w:rsidR="00000000" w:rsidRPr="00000000">
              <w:rPr>
                <w:b w:val="1"/>
                <w:bCs w:val="1"/>
                <w:rtl w:val="0"/>
              </w:rPr>
              <w:t xml:space="preserve">MORE DETAIL </w:t>
            </w:r>
            <w:r w:rsidDel="00000000" w:rsidR="00000000" w:rsidRPr="00000000">
              <w:rPr>
                <w:rtl w:val="0"/>
              </w:rPr>
              <w:t xml:space="preserve">(remove all comments before submission)</w:t>
            </w:r>
            <w:r w:rsidDel="00000000" w:rsidR="00000000" w:rsidRPr="00000000">
              <w:rPr>
                <w:rtl w:val="0"/>
              </w:rPr>
            </w:r>
          </w:p>
          <w:p w:rsidR="00000000" w:rsidDel="00000000" w:rsidP="00000000" w:rsidRDefault="00000000" w:rsidRPr="00000000" w14:paraId="00000177">
            <w:pPr>
              <w:spacing w:line="240" w:lineRule="auto"/>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ins w:author="Jay" w:id="15" w:date="2026-03-12T15:08:00Z">
              <w:r w:rsidDel="00000000" w:rsidR="00000000" w:rsidRPr="00000000">
                <w:rPr>
                  <w:rtl w:val="0"/>
                </w:rPr>
                <w:t xml:space="preserve">The study will take place online via a web application with the frontend deployed on Vercel (</w:t>
              </w:r>
              <w:r w:rsidDel="00000000" w:rsidR="00000000" w:rsidRPr="00000000">
                <w:fldChar w:fldCharType="begin"/>
              </w:r>
              <w:r w:rsidDel="00000000" w:rsidR="00000000" w:rsidRPr="00000000">
                <w:instrText xml:space="preserve">HYPERLINK "https://fyp-mu-nine.vercel.app/"</w:instrText>
              </w:r>
              <w:r w:rsidDel="00000000" w:rsidR="00000000" w:rsidRPr="00000000">
                <w:fldChar w:fldCharType="separate"/>
              </w:r>
              <w:r w:rsidDel="00000000" w:rsidR="00000000" w:rsidRPr="00000000">
                <w:rPr>
                  <w:color w:val="1155cc"/>
                  <w:u w:val="single"/>
                  <w:rtl w:val="0"/>
                </w:rPr>
                <w:t xml:space="preserve">https://fyp-mu-nine.vercel.app/</w:t>
              </w:r>
              <w:r w:rsidDel="00000000" w:rsidR="00000000" w:rsidRPr="00000000">
                <w:fldChar w:fldCharType="end"/>
              </w:r>
              <w:r w:rsidDel="00000000" w:rsidR="00000000" w:rsidRPr="00000000">
                <w:rPr>
                  <w:rtl w:val="0"/>
                </w:rPr>
                <w:t xml:space="preserve">) served over HTTPS, and the backend API hosted on Render, also served over HTTPS. Participants will complete the study remotely on their own devices by following the study link.</w:t>
              </w:r>
            </w:ins>
            <w:del w:author="Jay" w:id="15" w:date="2026-03-12T15:08:00Z">
              <w:r w:rsidDel="00000000" w:rsidR="00000000" w:rsidRPr="00000000">
                <w:rPr>
                  <w:rtl w:val="0"/>
                </w:rPr>
                <w:delText xml:space="preserve">Study will take place online via a web application hosted in a secure environment. Participants will usually complete the study remotely on their own devices by following the study link.</w:delText>
              </w:r>
            </w:del>
            <w:r w:rsidDel="00000000" w:rsidR="00000000" w:rsidRPr="00000000">
              <w:rPr>
                <w:rtl w:val="0"/>
              </w:rPr>
            </w:r>
          </w:p>
        </w:tc>
      </w:tr>
      <w:tr>
        <w:trPr>
          <w:cantSplit w:val="0"/>
          <w:trHeight w:val="190"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7A">
            <w:pPr>
              <w:spacing w:line="240" w:lineRule="auto"/>
              <w:rPr/>
            </w:pPr>
            <w:r w:rsidDel="00000000" w:rsidR="00000000" w:rsidRPr="00000000">
              <w:rPr>
                <w:rtl w:val="0"/>
              </w:rPr>
            </w:r>
          </w:p>
        </w:tc>
      </w:tr>
    </w:tbl>
    <w:p w:rsidR="00000000" w:rsidDel="00000000" w:rsidP="00000000" w:rsidRDefault="00000000" w:rsidRPr="00000000" w14:paraId="0000017B">
      <w:pPr>
        <w:spacing w:line="240" w:lineRule="auto"/>
        <w:rPr/>
      </w:pPr>
      <w:r w:rsidDel="00000000" w:rsidR="00000000" w:rsidRPr="00000000">
        <w:rPr>
          <w:rtl w:val="0"/>
        </w:rPr>
      </w:r>
    </w:p>
    <w:tbl>
      <w:tblPr>
        <w:tblStyle w:val="Table20"/>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20"/>
        <w:gridCol w:w="8640"/>
        <w:tblGridChange w:id="0">
          <w:tblGrid>
            <w:gridCol w:w="420"/>
            <w:gridCol w:w="8640"/>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7C">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5j</w:t>
            </w:r>
          </w:p>
        </w:tc>
        <w:tc>
          <w:tcPr>
            <w:tcBorders>
              <w:top w:color="000000" w:space="0" w:sz="4" w:val="single"/>
            </w:tcBorders>
          </w:tcPr>
          <w:p w:rsidR="00000000" w:rsidDel="00000000" w:rsidP="00000000" w:rsidRDefault="00000000" w:rsidRPr="00000000" w14:paraId="0000017D">
            <w:pPr>
              <w:pStyle w:val="Heading2"/>
              <w:numPr>
                <w:ilvl w:val="1"/>
                <w:numId w:val="17"/>
              </w:numPr>
              <w:spacing w:line="240" w:lineRule="auto"/>
              <w:ind w:left="576" w:hanging="576"/>
              <w:rPr/>
            </w:pPr>
            <w:r w:rsidDel="00000000" w:rsidR="00000000" w:rsidRPr="00000000">
              <w:rPr>
                <w:rtl w:val="0"/>
              </w:rPr>
              <w:t xml:space="preserve">What arrangements have you made for anonymity and confidentiality?  </w:t>
            </w:r>
          </w:p>
          <w:p w:rsidR="00000000" w:rsidDel="00000000" w:rsidP="00000000" w:rsidRDefault="00000000" w:rsidRPr="00000000" w14:paraId="0000017E">
            <w:pPr>
              <w:spacing w:line="240" w:lineRule="auto"/>
              <w:rPr/>
            </w:pPr>
            <w:r w:rsidDel="00000000" w:rsidR="00000000" w:rsidRPr="00000000">
              <w:rPr>
                <w:rtl w:val="0"/>
              </w:rPr>
              <w:t xml:space="preserve">How will participants be referenced in the final report? Please ensure a code is used. </w:t>
            </w:r>
          </w:p>
          <w:p w:rsidR="00000000" w:rsidDel="00000000" w:rsidP="00000000" w:rsidRDefault="00000000" w:rsidRPr="00000000" w14:paraId="0000017F">
            <w:pPr>
              <w:spacing w:line="240" w:lineRule="auto"/>
              <w:rPr/>
            </w:pPr>
            <w:r w:rsidDel="00000000" w:rsidR="00000000" w:rsidRPr="00000000">
              <w:rPr>
                <w:i w:val="1"/>
                <w:iCs w:val="1"/>
                <w:color w:val="548dd4"/>
                <w:sz w:val="20"/>
                <w:szCs w:val="20"/>
                <w:rtl w:val="0"/>
              </w:rPr>
              <w:t xml:space="preserve">A participant’s right to anonymity is paramount, therefore, we ask that you ensure that there is no way their answers and personal information could be traced back to them</w:t>
            </w:r>
            <w:r w:rsidDel="00000000" w:rsidR="00000000" w:rsidRPr="00000000">
              <w:rPr>
                <w:rtl w:val="0"/>
              </w:rPr>
              <w:t xml:space="preserve">. </w:t>
            </w:r>
          </w:p>
          <w:p w:rsidR="00000000" w:rsidDel="00000000" w:rsidP="00000000" w:rsidRDefault="00000000" w:rsidRPr="00000000" w14:paraId="00000180">
            <w:pPr>
              <w:spacing w:line="240" w:lineRule="auto"/>
              <w:rPr/>
            </w:pPr>
            <w:r w:rsidDel="00000000" w:rsidR="00000000" w:rsidRPr="00000000">
              <w:rPr>
                <w:rtl w:val="0"/>
              </w:rPr>
            </w:r>
          </w:p>
          <w:p w:rsidR="00000000" w:rsidDel="00000000" w:rsidP="00000000" w:rsidRDefault="00000000" w:rsidRPr="00000000" w14:paraId="00000181">
            <w:pPr>
              <w:spacing w:line="240" w:lineRule="auto"/>
              <w:rPr>
                <w:b w:val="1"/>
                <w:bCs w:val="1"/>
                <w:color w:val="808080"/>
                <w:sz w:val="20"/>
                <w:szCs w:val="20"/>
              </w:rPr>
            </w:pPr>
            <w:r w:rsidDel="00000000" w:rsidR="00000000" w:rsidRPr="00000000">
              <w:rPr>
                <w:b w:val="1"/>
                <w:bCs w:val="1"/>
                <w:rtl w:val="0"/>
              </w:rPr>
              <w:t xml:space="preserve">EXAMPLE</w:t>
            </w:r>
            <w:r w:rsidDel="00000000" w:rsidR="00000000" w:rsidRPr="00000000">
              <w:rPr>
                <w:b w:val="1"/>
                <w:bCs w:val="1"/>
                <w:color w:val="808080"/>
                <w:sz w:val="20"/>
                <w:szCs w:val="20"/>
                <w:rtl w:val="0"/>
              </w:rPr>
              <w:t xml:space="preserve"> </w:t>
            </w:r>
            <w:r w:rsidDel="00000000" w:rsidR="00000000" w:rsidRPr="00000000">
              <w:rPr>
                <w:rtl w:val="0"/>
              </w:rPr>
              <w:t xml:space="preserve">(remove all comments before submission)</w:t>
            </w:r>
            <w:r w:rsidDel="00000000" w:rsidR="00000000" w:rsidRPr="00000000">
              <w:rPr>
                <w:rtl w:val="0"/>
              </w:rPr>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t xml:space="preserve">Participants completion times and data collected from the survey will all be anonymised and will remain confidential. Data may only be accessed by my primary supervisor and I.</w:t>
            </w:r>
            <w:r w:rsidDel="00000000" w:rsidR="00000000" w:rsidRPr="00000000">
              <w:rPr>
                <w:rtl w:val="0"/>
              </w:rPr>
            </w:r>
          </w:p>
        </w:tc>
      </w:tr>
      <w:tr>
        <w:trPr>
          <w:cantSplit w:val="0"/>
          <w:tblHeader w:val="0"/>
        </w:trPr>
        <w:tc>
          <w:tcPr>
            <w:vMerge w:val="continue"/>
            <w:tcBorders>
              <w:top w:color="000000" w:space="0" w:sz="4" w:val="single"/>
            </w:tcBorders>
            <w:shd w:fill="d9d9d9"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5">
            <w:pPr>
              <w:spacing w:line="240" w:lineRule="auto"/>
              <w:rPr/>
            </w:pPr>
            <w:r w:rsidDel="00000000" w:rsidR="00000000" w:rsidRPr="00000000">
              <w:rPr>
                <w:rtl w:val="0"/>
              </w:rPr>
            </w:r>
          </w:p>
        </w:tc>
      </w:tr>
    </w:tbl>
    <w:p w:rsidR="00000000" w:rsidDel="00000000" w:rsidP="00000000" w:rsidRDefault="00000000" w:rsidRPr="00000000" w14:paraId="00000186">
      <w:pPr>
        <w:spacing w:line="240" w:lineRule="auto"/>
        <w:rPr/>
      </w:pPr>
      <w:r w:rsidDel="00000000" w:rsidR="00000000" w:rsidRPr="00000000">
        <w:rPr>
          <w:rtl w:val="0"/>
        </w:rPr>
      </w:r>
    </w:p>
    <w:tbl>
      <w:tblPr>
        <w:tblStyle w:val="Table21"/>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73"/>
        <w:gridCol w:w="8587"/>
        <w:tblGridChange w:id="0">
          <w:tblGrid>
            <w:gridCol w:w="473"/>
            <w:gridCol w:w="8587"/>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5k</w:t>
            </w:r>
          </w:p>
        </w:tc>
        <w:tc>
          <w:tcPr>
            <w:tcBorders>
              <w:top w:color="000000" w:space="0" w:sz="4" w:val="single"/>
            </w:tcBorders>
          </w:tcPr>
          <w:p w:rsidR="00000000" w:rsidDel="00000000" w:rsidP="00000000" w:rsidRDefault="00000000" w:rsidRPr="00000000" w14:paraId="00000188">
            <w:pPr>
              <w:pStyle w:val="Heading2"/>
              <w:numPr>
                <w:ilvl w:val="1"/>
                <w:numId w:val="17"/>
              </w:numPr>
              <w:spacing w:line="240" w:lineRule="auto"/>
              <w:ind w:left="576" w:hanging="576"/>
              <w:rPr/>
            </w:pPr>
            <w:r w:rsidDel="00000000" w:rsidR="00000000" w:rsidRPr="00000000">
              <w:rPr>
                <w:rtl w:val="0"/>
              </w:rPr>
              <w:t xml:space="preserve">What are the physical safety issues (if any) arising from this study, and how will you deal with them?</w:t>
            </w:r>
          </w:p>
          <w:p w:rsidR="00000000" w:rsidDel="00000000" w:rsidP="00000000" w:rsidRDefault="00000000" w:rsidRPr="00000000" w14:paraId="00000189">
            <w:pPr>
              <w:spacing w:line="240" w:lineRule="auto"/>
              <w:rPr/>
            </w:pPr>
            <w:r w:rsidDel="00000000" w:rsidR="00000000" w:rsidRPr="00000000">
              <w:rPr>
                <w:rtl w:val="0"/>
              </w:rPr>
              <w:t xml:space="preserve">How will the participants’ safety be guaranteed in studies where there is an activity or intervention?</w:t>
            </w:r>
          </w:p>
          <w:p w:rsidR="00000000" w:rsidDel="00000000" w:rsidP="00000000" w:rsidRDefault="00000000" w:rsidRPr="00000000" w14:paraId="0000018A">
            <w:pPr>
              <w:pBdr>
                <w:top w:space="0" w:sz="0" w:val="nil"/>
                <w:left w:space="0" w:sz="0" w:val="nil"/>
                <w:bottom w:space="0" w:sz="0" w:val="nil"/>
                <w:right w:space="0" w:sz="0" w:val="nil"/>
                <w:between w:space="0" w:sz="0" w:val="nil"/>
              </w:pBdr>
              <w:spacing w:line="240" w:lineRule="auto"/>
              <w:rPr>
                <w:i w:val="1"/>
                <w:iCs w:val="1"/>
                <w:color w:val="548dd4"/>
                <w:sz w:val="20"/>
                <w:szCs w:val="20"/>
              </w:rPr>
            </w:pPr>
            <w:r w:rsidDel="00000000" w:rsidR="00000000" w:rsidRPr="00000000">
              <w:rPr>
                <w:i w:val="1"/>
                <w:iCs w:val="1"/>
                <w:color w:val="548dd4"/>
                <w:sz w:val="20"/>
                <w:szCs w:val="20"/>
                <w:rtl w:val="0"/>
              </w:rPr>
              <w:t xml:space="preserve">Section 5h deals with the content of what is being asked, whereas this section is based on whether there are any physical health and safety concerns based on the location, activity, and/or exercise you are requesting. </w:t>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spacing w:line="240" w:lineRule="auto"/>
              <w:rPr>
                <w:b w:val="1"/>
                <w:bCs w:val="1"/>
                <w:color w:val="808080"/>
                <w:sz w:val="20"/>
                <w:szCs w:val="20"/>
              </w:rPr>
            </w:pPr>
            <w:r w:rsidDel="00000000" w:rsidR="00000000" w:rsidRPr="00000000">
              <w:rPr>
                <w:b w:val="1"/>
                <w:bCs w:val="1"/>
                <w:rtl w:val="0"/>
              </w:rPr>
              <w:t xml:space="preserve">EXAMPLE</w:t>
            </w:r>
            <w:r w:rsidDel="00000000" w:rsidR="00000000" w:rsidRPr="00000000">
              <w:rPr>
                <w:b w:val="1"/>
                <w:bCs w:val="1"/>
                <w:color w:val="808080"/>
                <w:sz w:val="20"/>
                <w:szCs w:val="20"/>
                <w:rtl w:val="0"/>
              </w:rPr>
              <w:t xml:space="preserve"> </w:t>
            </w:r>
            <w:r w:rsidDel="00000000" w:rsidR="00000000" w:rsidRPr="00000000">
              <w:rPr>
                <w:rtl w:val="0"/>
              </w:rPr>
              <w:t xml:space="preserve">(remove all comments before submission)</w:t>
            </w: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t xml:space="preserve">N/A</w:t>
            </w:r>
            <w:r w:rsidDel="00000000" w:rsidR="00000000" w:rsidRPr="00000000">
              <w:rPr>
                <w:rtl w:val="0"/>
              </w:rPr>
            </w:r>
          </w:p>
        </w:tc>
      </w:tr>
      <w:tr>
        <w:trPr>
          <w:cantSplit w:val="0"/>
          <w:trHeight w:val="140"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0">
            <w:pPr>
              <w:spacing w:line="240" w:lineRule="auto"/>
              <w:rPr/>
            </w:pPr>
            <w:r w:rsidDel="00000000" w:rsidR="00000000" w:rsidRPr="00000000">
              <w:rPr>
                <w:rtl w:val="0"/>
              </w:rPr>
            </w:r>
          </w:p>
        </w:tc>
      </w:tr>
    </w:tbl>
    <w:p w:rsidR="00000000" w:rsidDel="00000000" w:rsidP="00000000" w:rsidRDefault="00000000" w:rsidRPr="00000000" w14:paraId="00000191">
      <w:pPr>
        <w:spacing w:line="240" w:lineRule="auto"/>
        <w:rPr/>
      </w:pPr>
      <w:r w:rsidDel="00000000" w:rsidR="00000000" w:rsidRPr="00000000">
        <w:rPr>
          <w:rtl w:val="0"/>
        </w:rPr>
      </w:r>
    </w:p>
    <w:tbl>
      <w:tblPr>
        <w:tblStyle w:val="Table22"/>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20"/>
        <w:gridCol w:w="8640"/>
        <w:tblGridChange w:id="0">
          <w:tblGrid>
            <w:gridCol w:w="420"/>
            <w:gridCol w:w="8640"/>
          </w:tblGrid>
        </w:tblGridChange>
      </w:tblGrid>
      <w:tr>
        <w:trPr>
          <w:cantSplit w:val="0"/>
          <w:tblHeader w:val="0"/>
        </w:trPr>
        <w:tc>
          <w:tcPr>
            <w:vMerge w:val="restart"/>
            <w:tcBorders>
              <w:top w:color="000000" w:space="0" w:sz="4" w:val="single"/>
            </w:tcBorders>
            <w:shd w:fill="d9d9d9" w:val="clear"/>
            <w:vAlign w:val="cente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5l</w:t>
            </w:r>
          </w:p>
        </w:tc>
        <w:tc>
          <w:tcPr>
            <w:tcBorders>
              <w:top w:color="000000" w:space="0" w:sz="4" w:val="single"/>
            </w:tcBorders>
          </w:tcPr>
          <w:p w:rsidR="00000000" w:rsidDel="00000000" w:rsidP="00000000" w:rsidRDefault="00000000" w:rsidRPr="00000000" w14:paraId="00000193">
            <w:pPr>
              <w:pStyle w:val="Heading2"/>
              <w:numPr>
                <w:ilvl w:val="1"/>
                <w:numId w:val="17"/>
              </w:numPr>
              <w:spacing w:line="240" w:lineRule="auto"/>
              <w:ind w:left="576" w:hanging="576"/>
              <w:rPr/>
            </w:pPr>
            <w:r w:rsidDel="00000000" w:rsidR="00000000" w:rsidRPr="00000000">
              <w:rPr>
                <w:rtl w:val="0"/>
              </w:rPr>
              <w:t xml:space="preserve">Data Storage AFTER project completion.</w: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b w:val="1"/>
                <w:bCs w:val="1"/>
                <w:color w:val="000000"/>
                <w:rtl w:val="0"/>
              </w:rPr>
              <w:t xml:space="preserve">All data must be stored for 7 years following completion of the project. </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line="240" w:lineRule="auto"/>
              <w:rPr>
                <w:b w:val="1"/>
                <w:bCs w:val="1"/>
                <w:i w:val="1"/>
                <w:iCs w:val="1"/>
                <w:color w:val="548dd4"/>
                <w:sz w:val="20"/>
                <w:szCs w:val="20"/>
              </w:rPr>
            </w:pPr>
            <w:r w:rsidDel="00000000" w:rsidR="00000000" w:rsidRPr="00000000">
              <w:rPr>
                <w:b w:val="1"/>
                <w:bCs w:val="1"/>
                <w:i w:val="1"/>
                <w:iCs w:val="1"/>
                <w:color w:val="548dd4"/>
                <w:sz w:val="20"/>
                <w:szCs w:val="20"/>
                <w:rtl w:val="0"/>
              </w:rPr>
              <w:t xml:space="preserve">This question does NOT relate to where the data is stored DURING the project.</w:t>
            </w:r>
            <w:r w:rsidDel="00000000" w:rsidR="00000000" w:rsidRPr="00000000">
              <w:rPr>
                <w:i w:val="1"/>
                <w:iCs w:val="1"/>
                <w:color w:val="548dd4"/>
                <w:sz w:val="20"/>
                <w:szCs w:val="20"/>
                <w:rtl w:val="0"/>
              </w:rPr>
              <w:t xml:space="preserve"> However, storage of data on USB is not allowed at any time; please have data on a UL encrypted and password protected computer. We encourage online methods of data transfer, instead of USB (thumb drive) devices.           </w:t>
            </w:r>
            <w:r w:rsidDel="00000000" w:rsidR="00000000" w:rsidRPr="00000000">
              <w:rPr>
                <w:rtl w:val="0"/>
              </w:rPr>
            </w:r>
          </w:p>
          <w:p w:rsidR="00000000" w:rsidDel="00000000" w:rsidP="00000000" w:rsidRDefault="00000000" w:rsidRPr="00000000" w14:paraId="00000196">
            <w:pPr>
              <w:numPr>
                <w:ilvl w:val="0"/>
                <w:numId w:val="2"/>
              </w:numPr>
              <w:pBdr>
                <w:top w:space="0" w:sz="0" w:val="nil"/>
                <w:left w:space="0" w:sz="0" w:val="nil"/>
                <w:bottom w:space="0" w:sz="0" w:val="nil"/>
                <w:right w:space="0" w:sz="0" w:val="nil"/>
                <w:between w:space="0" w:sz="0" w:val="nil"/>
              </w:pBdr>
              <w:spacing w:line="240" w:lineRule="auto"/>
              <w:ind w:left="1080" w:hanging="720"/>
              <w:rPr/>
            </w:pPr>
            <w:r w:rsidDel="00000000" w:rsidR="00000000" w:rsidRPr="00000000">
              <w:rPr>
                <w:b w:val="1"/>
                <w:bCs w:val="1"/>
                <w:color w:val="000000"/>
                <w:rtl w:val="0"/>
              </w:rPr>
              <w:t xml:space="preserve">Soft Copy/Online</w:t>
            </w: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240" w:lineRule="auto"/>
              <w:jc w:val="left"/>
              <w:rPr>
                <w:b w:val="1"/>
                <w:bCs w:val="1"/>
                <w:color w:val="000000"/>
              </w:rPr>
            </w:pPr>
            <w:r w:rsidDel="00000000" w:rsidR="00000000" w:rsidRPr="00000000">
              <w:rPr>
                <w:b w:val="1"/>
                <w:bCs w:val="1"/>
                <w:color w:val="000000"/>
                <w:rtl w:val="0"/>
              </w:rPr>
              <w:t xml:space="preserve">Please confirm how and where the data will be stored on a computer/online after project completion, </w:t>
            </w:r>
            <w:r w:rsidDel="00000000" w:rsidR="00000000" w:rsidRPr="00000000">
              <w:rPr>
                <w:b w:val="1"/>
                <w:bCs w:val="1"/>
                <w:color w:val="000000"/>
                <w:u w:val="single"/>
                <w:rtl w:val="0"/>
              </w:rPr>
              <w:t xml:space="preserve">AND</w:t>
            </w:r>
            <w:r w:rsidDel="00000000" w:rsidR="00000000" w:rsidRPr="00000000">
              <w:rPr>
                <w:b w:val="1"/>
                <w:bCs w:val="1"/>
                <w:color w:val="000000"/>
                <w:rtl w:val="0"/>
              </w:rPr>
              <w:t xml:space="preserve"> who can access it, </w:t>
            </w:r>
            <w:r w:rsidDel="00000000" w:rsidR="00000000" w:rsidRPr="00000000">
              <w:rPr>
                <w:b w:val="1"/>
                <w:bCs w:val="1"/>
                <w:color w:val="000000"/>
                <w:u w:val="single"/>
                <w:rtl w:val="0"/>
              </w:rPr>
              <w:t xml:space="preserve">AND</w:t>
            </w:r>
            <w:r w:rsidDel="00000000" w:rsidR="00000000" w:rsidRPr="00000000">
              <w:rPr>
                <w:b w:val="1"/>
                <w:bCs w:val="1"/>
                <w:color w:val="000000"/>
                <w:rtl w:val="0"/>
              </w:rPr>
              <w:t xml:space="preserve"> how it can be accessed.</w:t>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line="240" w:lineRule="auto"/>
              <w:rPr>
                <w:b w:val="1"/>
                <w:bCs w:val="1"/>
                <w:i w:val="1"/>
                <w:iCs w:val="1"/>
                <w:color w:val="548dd4"/>
                <w:sz w:val="20"/>
                <w:szCs w:val="20"/>
              </w:rPr>
            </w:pPr>
            <w:r w:rsidDel="00000000" w:rsidR="00000000" w:rsidRPr="00000000">
              <w:rPr>
                <w:i w:val="1"/>
                <w:iCs w:val="1"/>
                <w:color w:val="548dd4"/>
                <w:sz w:val="20"/>
                <w:szCs w:val="20"/>
                <w:rtl w:val="0"/>
              </w:rPr>
              <w:t xml:space="preserve">Information must </w:t>
            </w:r>
            <w:r w:rsidDel="00000000" w:rsidR="00000000" w:rsidRPr="00000000">
              <w:rPr>
                <w:b w:val="1"/>
                <w:bCs w:val="1"/>
                <w:i w:val="1"/>
                <w:iCs w:val="1"/>
                <w:color w:val="548dd4"/>
                <w:sz w:val="20"/>
                <w:szCs w:val="20"/>
                <w:u w:val="single"/>
                <w:rtl w:val="0"/>
              </w:rPr>
              <w:t xml:space="preserve">NOT</w:t>
            </w:r>
            <w:r w:rsidDel="00000000" w:rsidR="00000000" w:rsidRPr="00000000">
              <w:rPr>
                <w:i w:val="1"/>
                <w:iCs w:val="1"/>
                <w:color w:val="548dd4"/>
                <w:sz w:val="20"/>
                <w:szCs w:val="20"/>
                <w:rtl w:val="0"/>
              </w:rPr>
              <w:t xml:space="preserve"> be stored on applicant’s PC or on a USB/external hard drive. Computer must be a UL encrypted and password protected device. Cloud storage is preferred and, must be UL’s OneDrive system only.</w:t>
            </w:r>
            <w:r w:rsidDel="00000000" w:rsidR="00000000" w:rsidRPr="00000000">
              <w:rPr>
                <w:rtl w:val="0"/>
              </w:rPr>
            </w:r>
          </w:p>
          <w:p w:rsidR="00000000" w:rsidDel="00000000" w:rsidP="00000000" w:rsidRDefault="00000000" w:rsidRPr="00000000" w14:paraId="00000199">
            <w:pPr>
              <w:tabs>
                <w:tab w:val="center" w:leader="none" w:pos="4153"/>
                <w:tab w:val="right" w:leader="none" w:pos="8306"/>
              </w:tabs>
              <w:spacing w:after="240" w:before="240" w:line="240" w:lineRule="auto"/>
              <w:rPr/>
            </w:pPr>
            <w:ins w:author="Jay" w:id="16" w:date="2026-03-12T15:09:00Z">
              <w:r w:rsidDel="00000000" w:rsidR="00000000" w:rsidRPr="00000000">
                <w:rPr>
                  <w:rtl w:val="0"/>
                  <w:rPrChange w:author="Jay" w:id="17" w:date="2026-03-12T15:09:00Z">
                    <w:rPr>
                      <w:b w:val="1"/>
                      <w:bCs w:val="1"/>
                      <w:i w:val="1"/>
                      <w:iCs w:val="1"/>
                      <w:color w:val="548dd4"/>
                      <w:sz w:val="20"/>
                      <w:szCs w:val="20"/>
                    </w:rPr>
                  </w:rPrChange>
                </w:rPr>
                <w:t xml:space="preserve">After the project is completed, all anonymised study data will be stored securely on UL's OneDrive system on an encrypted, password-protected UL device. No data will be stored on the applicant's personal PC or on any USB/external hard drive.</w:t>
              </w:r>
            </w:ins>
            <w:del w:author="Jay" w:id="16" w:date="2026-03-12T15:09:00Z">
              <w:r w:rsidDel="00000000" w:rsidR="00000000" w:rsidRPr="00000000">
                <w:rPr>
                  <w:rtl w:val="0"/>
                </w:rPr>
                <w:delText xml:space="preserve">After the project is completed, all anonymised study data will be stored securely in a UL-approved cloud storage environment on an encrypted, password-protected UL device. No data will be stored on the applicant’s personal PC or on any USB/external hard drive.</w:delText>
              </w:r>
            </w:del>
            <w:r w:rsidDel="00000000" w:rsidR="00000000" w:rsidRPr="00000000">
              <w:rPr>
                <w:rtl w:val="0"/>
              </w:rPr>
            </w:r>
          </w:p>
          <w:p w:rsidR="00000000" w:rsidDel="00000000" w:rsidP="00000000" w:rsidRDefault="00000000" w:rsidRPr="00000000" w14:paraId="0000019A">
            <w:pPr>
              <w:tabs>
                <w:tab w:val="center" w:leader="none" w:pos="4153"/>
                <w:tab w:val="right" w:leader="none" w:pos="8306"/>
              </w:tabs>
              <w:spacing w:after="240" w:before="240" w:line="240" w:lineRule="auto"/>
              <w:rPr/>
            </w:pPr>
            <w:r w:rsidDel="00000000" w:rsidR="00000000" w:rsidRPr="00000000">
              <w:rPr>
                <w:rtl w:val="0"/>
              </w:rPr>
              <w:t xml:space="preserve">Access to this stored dataset will be restricted to the researcher and the principal supervisor and will be retained for 7 years following completion of the project, after which it will be securely deleted. </w:t>
            </w:r>
          </w:p>
          <w:p w:rsidR="00000000" w:rsidDel="00000000" w:rsidP="00000000" w:rsidRDefault="00000000" w:rsidRPr="00000000" w14:paraId="0000019B">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19D">
            <w:pPr>
              <w:numPr>
                <w:ilvl w:val="0"/>
                <w:numId w:val="2"/>
              </w:numPr>
              <w:pBdr>
                <w:top w:space="0" w:sz="0" w:val="nil"/>
                <w:left w:space="0" w:sz="0" w:val="nil"/>
                <w:bottom w:space="0" w:sz="0" w:val="nil"/>
                <w:right w:space="0" w:sz="0" w:val="nil"/>
                <w:between w:space="0" w:sz="0" w:val="nil"/>
              </w:pBdr>
              <w:spacing w:line="240" w:lineRule="auto"/>
              <w:ind w:left="1080" w:hanging="720"/>
              <w:rPr>
                <w:b w:val="1"/>
                <w:bCs w:val="1"/>
                <w:sz w:val="21"/>
                <w:szCs w:val="21"/>
              </w:rPr>
            </w:pPr>
            <w:r w:rsidDel="00000000" w:rsidR="00000000" w:rsidRPr="00000000">
              <w:rPr>
                <w:b w:val="1"/>
                <w:bCs w:val="1"/>
                <w:color w:val="000000"/>
                <w:rtl w:val="0"/>
              </w:rPr>
              <w:t xml:space="preserve">Hard Copy/Physical</w:t>
            </w: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240" w:lineRule="auto"/>
              <w:jc w:val="left"/>
              <w:rPr>
                <w:b w:val="1"/>
                <w:bCs w:val="1"/>
                <w:color w:val="a6a6a6"/>
              </w:rPr>
            </w:pPr>
            <w:r w:rsidDel="00000000" w:rsidR="00000000" w:rsidRPr="00000000">
              <w:rPr>
                <w:b w:val="1"/>
                <w:bCs w:val="1"/>
                <w:color w:val="000000"/>
                <w:rtl w:val="0"/>
              </w:rPr>
              <w:t xml:space="preserve">Where will the physical versions or copies of the data (if any) be stored (room number) after the project/study has finished? (e.g., thesis, physical paper data etc).</w:t>
            </w: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line="240" w:lineRule="auto"/>
              <w:rPr>
                <w:i w:val="1"/>
                <w:iCs w:val="1"/>
                <w:color w:val="548dd4"/>
                <w:sz w:val="20"/>
                <w:szCs w:val="20"/>
              </w:rPr>
            </w:pPr>
            <w:r w:rsidDel="00000000" w:rsidR="00000000" w:rsidRPr="00000000">
              <w:rPr>
                <w:i w:val="1"/>
                <w:iCs w:val="1"/>
                <w:color w:val="548dd4"/>
                <w:sz w:val="20"/>
                <w:szCs w:val="20"/>
                <w:rtl w:val="0"/>
              </w:rPr>
              <w:t xml:space="preserve">This should be the </w:t>
            </w:r>
            <w:r w:rsidDel="00000000" w:rsidR="00000000" w:rsidRPr="00000000">
              <w:rPr>
                <w:b w:val="1"/>
                <w:bCs w:val="1"/>
                <w:i w:val="1"/>
                <w:iCs w:val="1"/>
                <w:color w:val="548dd4"/>
                <w:sz w:val="20"/>
                <w:szCs w:val="20"/>
                <w:rtl w:val="0"/>
              </w:rPr>
              <w:t xml:space="preserve">supervisors’ or study lead’s room number</w:t>
            </w:r>
            <w:r w:rsidDel="00000000" w:rsidR="00000000" w:rsidRPr="00000000">
              <w:rPr>
                <w:i w:val="1"/>
                <w:iCs w:val="1"/>
                <w:color w:val="548dd4"/>
                <w:sz w:val="20"/>
                <w:szCs w:val="20"/>
                <w:rtl w:val="0"/>
              </w:rPr>
              <w:t xml:space="preserve">. They take responsibility of the data. Again, the student or co-investigator cannot store the data after project/study completion. </w:t>
            </w:r>
          </w:p>
          <w:p w:rsidR="00000000" w:rsidDel="00000000" w:rsidP="00000000" w:rsidRDefault="00000000" w:rsidRPr="00000000" w14:paraId="000001A0">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t xml:space="preserve">N/A</w:t>
            </w:r>
            <w:r w:rsidDel="00000000" w:rsidR="00000000" w:rsidRPr="00000000">
              <w:rPr>
                <w:rtl w:val="0"/>
              </w:rPr>
            </w:r>
          </w:p>
        </w:tc>
      </w:tr>
      <w:tr>
        <w:trPr>
          <w:cantSplit w:val="0"/>
          <w:trHeight w:val="228"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A2">
            <w:pPr>
              <w:spacing w:line="240" w:lineRule="auto"/>
              <w:rPr/>
            </w:pPr>
            <w:r w:rsidDel="00000000" w:rsidR="00000000" w:rsidRPr="00000000">
              <w:rPr>
                <w:rtl w:val="0"/>
              </w:rPr>
            </w:r>
          </w:p>
        </w:tc>
      </w:tr>
    </w:tbl>
    <w:p w:rsidR="00000000" w:rsidDel="00000000" w:rsidP="00000000" w:rsidRDefault="00000000" w:rsidRPr="00000000" w14:paraId="000001A3">
      <w:pPr>
        <w:spacing w:line="240" w:lineRule="auto"/>
        <w:rPr/>
      </w:pPr>
      <w:r w:rsidDel="00000000" w:rsidR="00000000" w:rsidRPr="00000000">
        <w:rPr>
          <w:rtl w:val="0"/>
        </w:rPr>
      </w:r>
    </w:p>
    <w:p w:rsidR="00000000" w:rsidDel="00000000" w:rsidP="00000000" w:rsidRDefault="00000000" w:rsidRPr="00000000" w14:paraId="000001A4">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A5">
      <w:pPr>
        <w:spacing w:line="240" w:lineRule="auto"/>
        <w:rPr/>
      </w:pPr>
      <w:r w:rsidDel="00000000" w:rsidR="00000000" w:rsidRPr="00000000">
        <w:rPr>
          <w:rtl w:val="0"/>
        </w:rPr>
        <w:t xml:space="preserve">Read all 3 sections below and sign</w:t>
      </w:r>
    </w:p>
    <w:p w:rsidR="00000000" w:rsidDel="00000000" w:rsidP="00000000" w:rsidRDefault="00000000" w:rsidRPr="00000000" w14:paraId="000001A6">
      <w:pPr>
        <w:spacing w:line="240" w:lineRule="auto"/>
        <w:rPr/>
      </w:pPr>
      <w:r w:rsidDel="00000000" w:rsidR="00000000" w:rsidRPr="00000000">
        <w:rPr>
          <w:rtl w:val="0"/>
        </w:rPr>
      </w:r>
    </w:p>
    <w:tbl>
      <w:tblPr>
        <w:tblStyle w:val="Table23"/>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558"/>
        <w:gridCol w:w="8502"/>
        <w:tblGridChange w:id="0">
          <w:tblGrid>
            <w:gridCol w:w="558"/>
            <w:gridCol w:w="8502"/>
          </w:tblGrid>
        </w:tblGridChange>
      </w:tblGrid>
      <w:tr>
        <w:trPr>
          <w:cantSplit w:val="0"/>
          <w:trHeight w:val="1822" w:hRule="atLeast"/>
          <w:tblHeader w:val="0"/>
        </w:trPr>
        <w:tc>
          <w:tcPr>
            <w:tcBorders>
              <w:top w:color="000000" w:space="0" w:sz="4" w:val="single"/>
            </w:tcBorders>
            <w:shd w:fill="d9d9d9" w:val="clear"/>
            <w:vAlign w:val="center"/>
          </w:tcPr>
          <w:p w:rsidR="00000000" w:rsidDel="00000000" w:rsidP="00000000" w:rsidRDefault="00000000" w:rsidRPr="00000000" w14:paraId="000001A7">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5m</w:t>
            </w:r>
          </w:p>
        </w:tc>
        <w:tc>
          <w:tcPr>
            <w:tcBorders>
              <w:top w:color="000000" w:space="0" w:sz="4" w:val="single"/>
              <w:bottom w:color="000000" w:space="0" w:sz="0" w:val="nil"/>
            </w:tcBorders>
          </w:tcPr>
          <w:p w:rsidR="00000000" w:rsidDel="00000000" w:rsidP="00000000" w:rsidRDefault="00000000" w:rsidRPr="00000000" w14:paraId="000001A8">
            <w:pPr>
              <w:pStyle w:val="Heading2"/>
              <w:numPr>
                <w:ilvl w:val="1"/>
                <w:numId w:val="17"/>
              </w:numPr>
              <w:spacing w:line="240" w:lineRule="auto"/>
              <w:ind w:left="576" w:hanging="576"/>
              <w:rPr/>
            </w:pPr>
            <w:r w:rsidDel="00000000" w:rsidR="00000000" w:rsidRPr="00000000">
              <w:rPr>
                <w:rtl w:val="0"/>
              </w:rPr>
              <w:t xml:space="preserve">Insurance Cover</w:t>
            </w:r>
          </w:p>
          <w:p w:rsidR="00000000" w:rsidDel="00000000" w:rsidP="00000000" w:rsidRDefault="00000000" w:rsidRPr="00000000" w14:paraId="000001A9">
            <w:pPr>
              <w:spacing w:line="240" w:lineRule="auto"/>
              <w:rPr/>
            </w:pPr>
            <w:r w:rsidDel="00000000" w:rsidR="00000000" w:rsidRPr="00000000">
              <w:rPr>
                <w:rtl w:val="0"/>
              </w:rPr>
              <w:t xml:space="preserve">Insurance cover is required for all research carried out by UL employees. Principal Investigators/Supervisors should carefully view the University’s ‘Guidelines on Insurance Cover for Research’ document and the University’s Insurance cover to ascertain if their proposed research is covered. These documents are available at </w:t>
            </w:r>
            <w:hyperlink r:id="rId22">
              <w:r w:rsidDel="00000000" w:rsidR="00000000" w:rsidRPr="00000000">
                <w:rPr>
                  <w:color w:val="0000ff"/>
                  <w:u w:val="single"/>
                  <w:rtl w:val="0"/>
                </w:rPr>
                <w:t xml:space="preserve">www.ul.ie/insurance</w:t>
              </w:r>
            </w:hyperlink>
            <w:r w:rsidDel="00000000" w:rsidR="00000000" w:rsidRPr="00000000">
              <w:rPr>
                <w:rtl w:val="0"/>
              </w:rPr>
              <w:t xml:space="preserve">. </w:t>
            </w:r>
          </w:p>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Where any query arises about whether or not proposed research is covered by insurance, the Principal Investigator/Supervisor must contact the University’s Insurance Administrator at </w:t>
            </w:r>
            <w:hyperlink r:id="rId23">
              <w:r w:rsidDel="00000000" w:rsidR="00000000" w:rsidRPr="00000000">
                <w:rPr>
                  <w:color w:val="0000ff"/>
                  <w:u w:val="single"/>
                  <w:rtl w:val="0"/>
                </w:rPr>
                <w:t xml:space="preserve">cliona.donnellan@ul.ie</w:t>
              </w:r>
            </w:hyperlink>
            <w:r w:rsidDel="00000000" w:rsidR="00000000" w:rsidRPr="00000000">
              <w:rPr>
                <w:color w:val="000000"/>
                <w:rtl w:val="0"/>
              </w:rPr>
              <w:t xml:space="preserve"> to confirm that the required level of insurance cover is in place.</w:t>
            </w:r>
          </w:p>
          <w:p w:rsidR="00000000" w:rsidDel="00000000" w:rsidP="00000000" w:rsidRDefault="00000000" w:rsidRPr="00000000" w14:paraId="000001AB">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Please indicate by way of signature that the research project is covered by UL’s insurance policies.</w:t>
            </w:r>
          </w:p>
        </w:tc>
      </w:tr>
      <w:tr>
        <w:trPr>
          <w:cantSplit w:val="0"/>
          <w:trHeight w:val="1822" w:hRule="atLeast"/>
          <w:tblHeader w:val="0"/>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1AC">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5n</w:t>
            </w:r>
          </w:p>
        </w:tc>
        <w:tc>
          <w:tcPr>
            <w:tcBorders>
              <w:top w:color="000000" w:space="0" w:sz="4" w:val="single"/>
              <w:bottom w:color="000000" w:space="0" w:sz="0" w:val="nil"/>
            </w:tcBorders>
          </w:tcPr>
          <w:p w:rsidR="00000000" w:rsidDel="00000000" w:rsidP="00000000" w:rsidRDefault="00000000" w:rsidRPr="00000000" w14:paraId="000001AD">
            <w:pPr>
              <w:pStyle w:val="Heading2"/>
              <w:numPr>
                <w:ilvl w:val="1"/>
                <w:numId w:val="17"/>
              </w:numPr>
              <w:spacing w:line="240" w:lineRule="auto"/>
              <w:ind w:left="576" w:hanging="576"/>
              <w:rPr/>
            </w:pPr>
            <w:r w:rsidDel="00000000" w:rsidR="00000000" w:rsidRPr="00000000">
              <w:rPr>
                <w:rtl w:val="0"/>
              </w:rPr>
              <w:t xml:space="preserve">Research Privacy Notice            </w:t>
            </w:r>
          </w:p>
          <w:p w:rsidR="00000000" w:rsidDel="00000000" w:rsidP="00000000" w:rsidRDefault="00000000" w:rsidRPr="00000000" w14:paraId="000001AE">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The Research Privacy Notice must be provided to all participants.  It is the responsibility of the Principal Investigator to make sure that it has been completed correctly.  This form will not be reviewed by the S&amp;E Research Ethics Committee.  </w:t>
            </w:r>
          </w:p>
          <w:p w:rsidR="00000000" w:rsidDel="00000000" w:rsidP="00000000" w:rsidRDefault="00000000" w:rsidRPr="00000000" w14:paraId="000001AF">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Please indicate by way of signature that the Research Privacy Notice form has been completed.</w:t>
            </w:r>
          </w:p>
        </w:tc>
      </w:tr>
      <w:tr>
        <w:trPr>
          <w:cantSplit w:val="0"/>
          <w:trHeight w:val="1822" w:hRule="atLeast"/>
          <w:tblHeader w:val="0"/>
        </w:trPr>
        <w:tc>
          <w:tcPr>
            <w:tcBorders>
              <w:top w:color="000000" w:space="0" w:sz="4" w:val="single"/>
              <w:bottom w:color="000000" w:space="0" w:sz="4" w:val="single"/>
            </w:tcBorders>
            <w:shd w:fill="d9d9d9" w:val="clear"/>
            <w:vAlign w:val="center"/>
          </w:tcPr>
          <w:p w:rsidR="00000000" w:rsidDel="00000000" w:rsidP="00000000" w:rsidRDefault="00000000" w:rsidRPr="00000000" w14:paraId="000001B0">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5o</w:t>
            </w:r>
          </w:p>
        </w:tc>
        <w:tc>
          <w:tcPr>
            <w:tcBorders>
              <w:top w:color="000000" w:space="0" w:sz="4" w:val="single"/>
              <w:bottom w:color="000000" w:space="0" w:sz="0" w:val="nil"/>
            </w:tcBorders>
          </w:tcPr>
          <w:p w:rsidR="00000000" w:rsidDel="00000000" w:rsidP="00000000" w:rsidRDefault="00000000" w:rsidRPr="00000000" w14:paraId="000001B1">
            <w:pPr>
              <w:pStyle w:val="Heading2"/>
              <w:numPr>
                <w:ilvl w:val="1"/>
                <w:numId w:val="17"/>
              </w:numPr>
              <w:spacing w:line="240" w:lineRule="auto"/>
              <w:ind w:left="576" w:hanging="576"/>
              <w:rPr/>
            </w:pPr>
            <w:r w:rsidDel="00000000" w:rsidR="00000000" w:rsidRPr="00000000">
              <w:rPr>
                <w:rtl w:val="0"/>
              </w:rPr>
              <w:t xml:space="preserve">University of Limerick Policies</w:t>
            </w:r>
          </w:p>
          <w:p w:rsidR="00000000" w:rsidDel="00000000" w:rsidP="00000000" w:rsidRDefault="00000000" w:rsidRPr="00000000" w14:paraId="000001B2">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There are a number of policies that are relevant when carrying out a Research Project that requires ethical approval and data handling in the University of Limerick. The relevant policies are as follows:</w:t>
            </w:r>
          </w:p>
          <w:p w:rsidR="00000000" w:rsidDel="00000000" w:rsidP="00000000" w:rsidRDefault="00000000" w:rsidRPr="00000000" w14:paraId="000001B3">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hyperlink r:id="rId24">
              <w:r w:rsidDel="00000000" w:rsidR="00000000" w:rsidRPr="00000000">
                <w:rPr>
                  <w:color w:val="0000ff"/>
                  <w:u w:val="single"/>
                  <w:rtl w:val="0"/>
                </w:rPr>
                <w:t xml:space="preserve">Health Research Policy</w:t>
              </w:r>
            </w:hyperlink>
            <w:r w:rsidDel="00000000" w:rsidR="00000000" w:rsidRPr="00000000">
              <w:rPr>
                <w:color w:val="000000"/>
                <w:rtl w:val="0"/>
              </w:rPr>
              <w:t xml:space="preserve"> (if applicable)</w:t>
            </w:r>
          </w:p>
          <w:p w:rsidR="00000000" w:rsidDel="00000000" w:rsidP="00000000" w:rsidRDefault="00000000" w:rsidRPr="00000000" w14:paraId="000001B4">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hyperlink r:id="rId25">
              <w:r w:rsidDel="00000000" w:rsidR="00000000" w:rsidRPr="00000000">
                <w:rPr>
                  <w:color w:val="0000ff"/>
                  <w:u w:val="single"/>
                  <w:rtl w:val="0"/>
                </w:rPr>
                <w:t xml:space="preserve">Data Protection Policy</w:t>
              </w:r>
            </w:hyperlink>
            <w:r w:rsidDel="00000000" w:rsidR="00000000" w:rsidRPr="00000000">
              <w:rPr>
                <w:color w:val="000000"/>
                <w:rtl w:val="0"/>
              </w:rPr>
              <w:t xml:space="preserve"> </w:t>
            </w:r>
          </w:p>
          <w:p w:rsidR="00000000" w:rsidDel="00000000" w:rsidP="00000000" w:rsidRDefault="00000000" w:rsidRPr="00000000" w14:paraId="000001B5">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hyperlink r:id="rId26">
              <w:r w:rsidDel="00000000" w:rsidR="00000000" w:rsidRPr="00000000">
                <w:rPr>
                  <w:color w:val="0000ff"/>
                  <w:u w:val="single"/>
                  <w:rtl w:val="0"/>
                </w:rPr>
                <w:t xml:space="preserve">Research Integrity Policy</w:t>
              </w:r>
            </w:hyperlink>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hyperlink r:id="rId27">
              <w:r w:rsidDel="00000000" w:rsidR="00000000" w:rsidRPr="00000000">
                <w:rPr>
                  <w:color w:val="0000ff"/>
                  <w:u w:val="single"/>
                  <w:rtl w:val="0"/>
                </w:rPr>
                <w:t xml:space="preserve">ITD – Acceptable Usage Policy</w:t>
              </w:r>
            </w:hyperlink>
            <w:r w:rsidDel="00000000" w:rsidR="00000000" w:rsidRPr="00000000">
              <w:rPr>
                <w:color w:val="000000"/>
                <w:rtl w:val="0"/>
              </w:rPr>
              <w:t xml:space="preserve"> (relating to software use)</w:t>
            </w:r>
          </w:p>
        </w:tc>
      </w:tr>
      <w:tr>
        <w:trPr>
          <w:cantSplit w:val="0"/>
          <w:trHeight w:val="1928" w:hRule="atLeast"/>
          <w:tblHeader w:val="0"/>
        </w:trPr>
        <w:tc>
          <w:tcPr>
            <w:tcBorders>
              <w:top w:color="000000" w:space="0" w:sz="4" w:val="single"/>
              <w:bottom w:color="000000" w:space="0" w:sz="4" w:val="single"/>
            </w:tcBorders>
            <w:shd w:fill="d9d9d9" w:val="clear"/>
          </w:tcPr>
          <w:p w:rsidR="00000000" w:rsidDel="00000000" w:rsidP="00000000" w:rsidRDefault="00000000" w:rsidRPr="00000000" w14:paraId="000001B7">
            <w:pPr>
              <w:spacing w:line="240" w:lineRule="auto"/>
              <w:rPr/>
            </w:pPr>
            <w:r w:rsidDel="00000000" w:rsidR="00000000" w:rsidRPr="00000000">
              <w:rPr>
                <w:rtl w:val="0"/>
              </w:rPr>
            </w:r>
          </w:p>
        </w:tc>
        <w:tc>
          <w:tcPr>
            <w:tcBorders>
              <w:top w:color="000000" w:space="0" w:sz="4" w:val="single"/>
              <w:bottom w:color="000000" w:space="0" w:sz="4" w:val="single"/>
            </w:tcBorders>
            <w:shd w:fill="c6d9f1" w:val="clear"/>
          </w:tcPr>
          <w:p w:rsidR="00000000" w:rsidDel="00000000" w:rsidP="00000000" w:rsidRDefault="00000000" w:rsidRPr="00000000" w14:paraId="000001B8">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b w:val="1"/>
                <w:bCs w:val="1"/>
                <w:color w:val="000000"/>
                <w:rtl w:val="0"/>
              </w:rPr>
              <w:t xml:space="preserve">Please sign below that you have read and agree with sections 5m, 5n and 5o:</w:t>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1BB">
            <w:pPr>
              <w:spacing w:line="240" w:lineRule="auto"/>
              <w:rPr>
                <w:del w:author="Jay" w:id="18" w:date="2026-03-12T15:36:00Z"/>
              </w:rPr>
            </w:pPr>
            <w:del w:author="Jay" w:id="18" w:date="2026-03-12T15:36:00Z">
              <w:r w:rsidDel="00000000" w:rsidR="00000000" w:rsidRPr="00000000">
                <w:rPr>
                  <w:rtl w:val="0"/>
                </w:rPr>
                <w:delText xml:space="preserve">Oluwajomiloju Olajitan</w:delText>
              </w:r>
            </w:del>
          </w:p>
          <w:p w:rsidR="00000000" w:rsidDel="00000000" w:rsidP="00000000" w:rsidRDefault="00000000" w:rsidRPr="00000000" w14:paraId="000001BC">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b w:val="1"/>
                <w:bCs w:val="1"/>
                <w:color w:val="000000"/>
                <w:rtl w:val="0"/>
              </w:rPr>
              <w:t xml:space="preserve">Date: </w:t>
            </w:r>
            <w:del w:author="Jay" w:id="19" w:date="2026-03-12T15:36:00Z">
              <w:r w:rsidDel="00000000" w:rsidR="00000000" w:rsidRPr="00000000">
                <w:rPr>
                  <w:sz w:val="24"/>
                  <w:szCs w:val="24"/>
                  <w:rtl w:val="0"/>
                </w:rPr>
                <w:delText xml:space="preserve">30-11-25</w:delText>
              </w:r>
            </w:del>
            <w:r w:rsidDel="00000000" w:rsidR="00000000" w:rsidRPr="00000000">
              <w:rPr>
                <w:rtl w:val="0"/>
              </w:rPr>
            </w:r>
          </w:p>
        </w:tc>
      </w:tr>
    </w:tbl>
    <w:p w:rsidR="00000000" w:rsidDel="00000000" w:rsidP="00000000" w:rsidRDefault="00000000" w:rsidRPr="00000000" w14:paraId="000001BE">
      <w:pPr>
        <w:spacing w:line="240" w:lineRule="auto"/>
        <w:rPr/>
      </w:pPr>
      <w:r w:rsidDel="00000000" w:rsidR="00000000" w:rsidRPr="00000000">
        <w:rPr>
          <w:rtl w:val="0"/>
        </w:rPr>
      </w:r>
    </w:p>
    <w:p w:rsidR="00000000" w:rsidDel="00000000" w:rsidP="00000000" w:rsidRDefault="00000000" w:rsidRPr="00000000" w14:paraId="000001BF">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numPr>
          <w:ilvl w:val="0"/>
          <w:numId w:val="17"/>
        </w:numPr>
        <w:spacing w:line="240" w:lineRule="auto"/>
        <w:ind w:left="8795" w:hanging="432.00000000000045"/>
        <w:rPr/>
      </w:pPr>
      <w:r w:rsidDel="00000000" w:rsidR="00000000" w:rsidRPr="00000000">
        <w:rPr>
          <w:rtl w:val="0"/>
        </w:rPr>
        <w:t xml:space="preserve">Submitted Documents with Application</w:t>
      </w:r>
    </w:p>
    <w:p w:rsidR="00000000" w:rsidDel="00000000" w:rsidP="00000000" w:rsidRDefault="00000000" w:rsidRPr="00000000" w14:paraId="000001C1">
      <w:pPr>
        <w:spacing w:line="240" w:lineRule="auto"/>
        <w:rPr/>
      </w:pPr>
      <w:r w:rsidDel="00000000" w:rsidR="00000000" w:rsidRPr="00000000">
        <w:rPr>
          <w:rtl w:val="0"/>
        </w:rPr>
      </w:r>
    </w:p>
    <w:tbl>
      <w:tblPr>
        <w:tblStyle w:val="Table24"/>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77"/>
        <w:gridCol w:w="8583"/>
        <w:tblGridChange w:id="0">
          <w:tblGrid>
            <w:gridCol w:w="477"/>
            <w:gridCol w:w="8583"/>
          </w:tblGrid>
        </w:tblGridChange>
      </w:tblGrid>
      <w:tr>
        <w:trPr>
          <w:cantSplit w:val="0"/>
          <w:trHeight w:val="659" w:hRule="atLeast"/>
          <w:tblHeader w:val="0"/>
        </w:trPr>
        <w:tc>
          <w:tcPr>
            <w:vMerge w:val="restart"/>
            <w:tcBorders>
              <w:top w:color="000000" w:space="0" w:sz="4" w:val="single"/>
            </w:tcBorders>
            <w:shd w:fill="d9d9d9" w:val="clear"/>
            <w:vAlign w:val="cente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6a</w:t>
            </w:r>
          </w:p>
        </w:tc>
        <w:tc>
          <w:tcPr>
            <w:tcBorders>
              <w:top w:color="000000" w:space="0" w:sz="4" w:val="single"/>
              <w:bottom w:color="000000" w:space="0" w:sz="0" w:val="nil"/>
            </w:tcBorders>
          </w:tcPr>
          <w:p w:rsidR="00000000" w:rsidDel="00000000" w:rsidP="00000000" w:rsidRDefault="00000000" w:rsidRPr="00000000" w14:paraId="000001C3">
            <w:pPr>
              <w:pStyle w:val="Heading2"/>
              <w:numPr>
                <w:ilvl w:val="1"/>
                <w:numId w:val="17"/>
              </w:numPr>
              <w:spacing w:line="240" w:lineRule="auto"/>
              <w:ind w:left="576" w:hanging="576"/>
              <w:rPr/>
            </w:pPr>
            <w:r w:rsidDel="00000000" w:rsidR="00000000" w:rsidRPr="00000000">
              <w:rPr>
                <w:rtl w:val="0"/>
              </w:rPr>
              <w:t xml:space="preserve">Documents provided</w:t>
            </w:r>
          </w:p>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b w:val="1"/>
                <w:bCs w:val="1"/>
                <w:color w:val="000000"/>
              </w:rPr>
            </w:pPr>
            <w:r w:rsidDel="00000000" w:rsidR="00000000" w:rsidRPr="00000000">
              <w:rPr>
                <w:color w:val="000000"/>
                <w:rtl w:val="0"/>
              </w:rPr>
              <w:t xml:space="preserve">Please attach the relevant information documents and complete the following checklist to indicate which documents are included with your application by ticking the box </w:t>
            </w:r>
            <w:r w:rsidDel="00000000" w:rsidR="00000000" w:rsidRPr="00000000">
              <w:rPr>
                <w:rFonts w:ascii="Noto Sans Symbols" w:cs="Noto Sans Symbols" w:eastAsia="Noto Sans Symbols" w:hAnsi="Noto Sans Symbols"/>
                <w:color w:val="000000"/>
                <w:rtl w:val="0"/>
              </w:rPr>
              <w:t xml:space="preserve">☑</w:t>
            </w:r>
            <w:r w:rsidDel="00000000" w:rsidR="00000000" w:rsidRPr="00000000">
              <w:rPr>
                <w:color w:val="000000"/>
                <w:rtl w:val="0"/>
              </w:rPr>
              <w:t xml:space="preserve">.</w:t>
            </w:r>
            <w:r w:rsidDel="00000000" w:rsidR="00000000" w:rsidRPr="00000000">
              <w:rPr>
                <w:b w:val="1"/>
                <w:bCs w:val="1"/>
                <w:color w:val="000000"/>
                <w:rtl w:val="0"/>
              </w:rPr>
              <w:t xml:space="preserve"> All documents highlighted in bold are mandatory.</w:t>
            </w:r>
          </w:p>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rtl w:val="0"/>
              </w:rPr>
            </w:r>
          </w:p>
          <w:tbl>
            <w:tblPr>
              <w:tblStyle w:val="Table25"/>
              <w:tblW w:w="8337.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5883"/>
              <w:gridCol w:w="2454"/>
              <w:tblGridChange w:id="0">
                <w:tblGrid>
                  <w:gridCol w:w="5883"/>
                  <w:gridCol w:w="2454"/>
                </w:tblGrid>
              </w:tblGridChange>
            </w:tblGrid>
            <w:tr>
              <w:trPr>
                <w:cantSplit w:val="0"/>
                <w:trHeight w:val="397" w:hRule="atLeast"/>
                <w:tblHeader w:val="0"/>
              </w:trPr>
              <w:tc>
                <w:tcPr>
                  <w:gridSpan w:val="2"/>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160" w:lineRule="auto"/>
                    <w:rPr>
                      <w:b w:val="1"/>
                      <w:bCs w:val="1"/>
                      <w:color w:val="000000"/>
                      <w:sz w:val="32"/>
                      <w:szCs w:val="32"/>
                    </w:rPr>
                  </w:pPr>
                  <w:r w:rsidDel="00000000" w:rsidR="00000000" w:rsidRPr="00000000">
                    <w:rPr>
                      <w:b w:val="1"/>
                      <w:bCs w:val="1"/>
                      <w:color w:val="000000"/>
                      <w:sz w:val="24"/>
                      <w:szCs w:val="24"/>
                      <w:rtl w:val="0"/>
                    </w:rPr>
                    <w:t xml:space="preserve">Documents for all studies</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C8">
                  <w:pPr>
                    <w:numPr>
                      <w:ilvl w:val="0"/>
                      <w:numId w:val="7"/>
                    </w:numPr>
                    <w:pBdr>
                      <w:top w:space="0" w:sz="0" w:val="nil"/>
                      <w:left w:space="0" w:sz="0" w:val="nil"/>
                      <w:bottom w:space="0" w:sz="0" w:val="nil"/>
                      <w:right w:space="0" w:sz="0" w:val="nil"/>
                      <w:between w:space="0" w:sz="0" w:val="nil"/>
                    </w:pBdr>
                    <w:ind w:left="442" w:hanging="360"/>
                    <w:jc w:val="left"/>
                    <w:rPr/>
                  </w:pPr>
                  <w:r w:rsidDel="00000000" w:rsidR="00000000" w:rsidRPr="00000000">
                    <w:rPr>
                      <w:color w:val="000000"/>
                      <w:sz w:val="20"/>
                      <w:szCs w:val="20"/>
                      <w:rtl w:val="0"/>
                    </w:rPr>
                    <w:t xml:space="preserve">Cover Letter or Study Brochure </w:t>
                  </w: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160" w:lineRule="auto"/>
                    <w:ind w:left="444" w:firstLine="0"/>
                    <w:rPr>
                      <w:i w:val="1"/>
                      <w:iCs w:val="1"/>
                      <w:color w:val="548dd4"/>
                      <w:sz w:val="20"/>
                      <w:szCs w:val="20"/>
                    </w:rPr>
                  </w:pPr>
                  <w:r w:rsidDel="00000000" w:rsidR="00000000" w:rsidRPr="00000000">
                    <w:rPr>
                      <w:i w:val="1"/>
                      <w:iCs w:val="1"/>
                      <w:color w:val="548dd4"/>
                      <w:sz w:val="20"/>
                      <w:szCs w:val="20"/>
                      <w:rtl w:val="0"/>
                    </w:rPr>
                    <w:t xml:space="preserve">Typically, only for larger funded studies</w:t>
                  </w:r>
                </w:p>
              </w:tc>
              <w:tc>
                <w:tcPr>
                  <w:tcBorders>
                    <w:left w:color="000000" w:space="0" w:sz="4" w:val="single"/>
                  </w:tcBorders>
                  <w:shd w:fill="fdeada" w:val="clear"/>
                  <w:vAlign w:val="center"/>
                </w:tcPr>
                <w:p w:rsidR="00000000" w:rsidDel="00000000" w:rsidP="00000000" w:rsidRDefault="00000000" w:rsidRPr="00000000" w14:paraId="000001C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CB">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Recruitment letters, e-mails, social media text etc.*</w:t>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160" w:lineRule="auto"/>
                    <w:ind w:left="444" w:firstLine="0"/>
                    <w:rPr>
                      <w:i w:val="1"/>
                      <w:iCs w:val="1"/>
                      <w:color w:val="548dd4"/>
                      <w:sz w:val="20"/>
                      <w:szCs w:val="20"/>
                    </w:rPr>
                  </w:pPr>
                  <w:r w:rsidDel="00000000" w:rsidR="00000000" w:rsidRPr="00000000">
                    <w:rPr>
                      <w:i w:val="1"/>
                      <w:iCs w:val="1"/>
                      <w:color w:val="548dd4"/>
                      <w:sz w:val="20"/>
                      <w:szCs w:val="20"/>
                      <w:rtl w:val="0"/>
                    </w:rPr>
                    <w:t xml:space="preserve">If you have multiple ways of contacting participants, please submit separate messages for each (Section 12b)</w:t>
                  </w:r>
                </w:p>
              </w:tc>
              <w:tc>
                <w:tcPr>
                  <w:tcBorders>
                    <w:left w:color="000000" w:space="0" w:sz="4" w:val="single"/>
                  </w:tcBorders>
                  <w:shd w:fill="fdeada" w:val="clear"/>
                  <w:vAlign w:val="center"/>
                </w:tcPr>
                <w:p w:rsidR="00000000" w:rsidDel="00000000" w:rsidP="00000000" w:rsidRDefault="00000000" w:rsidRPr="00000000" w14:paraId="000001CD">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Participant Information Sheet*</w:t>
                  </w:r>
                </w:p>
              </w:tc>
              <w:tc>
                <w:tcPr>
                  <w:tcBorders>
                    <w:left w:color="000000" w:space="0" w:sz="4" w:val="single"/>
                  </w:tcBorders>
                  <w:shd w:fill="fdeada" w:val="clear"/>
                  <w:vAlign w:val="center"/>
                </w:tcPr>
                <w:p w:rsidR="00000000" w:rsidDel="00000000" w:rsidP="00000000" w:rsidRDefault="00000000" w:rsidRPr="00000000" w14:paraId="000001CF">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Participant Informed Consent Form**</w:t>
                  </w:r>
                </w:p>
              </w:tc>
              <w:tc>
                <w:tcPr>
                  <w:tcBorders>
                    <w:left w:color="000000" w:space="0" w:sz="4" w:val="single"/>
                  </w:tcBorders>
                  <w:shd w:fill="fdeada" w:val="clear"/>
                  <w:vAlign w:val="center"/>
                </w:tcPr>
                <w:p w:rsidR="00000000" w:rsidDel="00000000" w:rsidP="00000000" w:rsidRDefault="00000000" w:rsidRPr="00000000" w14:paraId="000001D1">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sz w:val="24"/>
                      <w:szCs w:val="24"/>
                      <w:rtl w:val="0"/>
                    </w:rPr>
                    <w:t xml:space="preserve">x</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D2">
                  <w:pPr>
                    <w:numPr>
                      <w:ilvl w:val="0"/>
                      <w:numId w:val="7"/>
                    </w:numPr>
                    <w:pBdr>
                      <w:top w:space="0" w:sz="0" w:val="nil"/>
                      <w:left w:space="0" w:sz="0" w:val="nil"/>
                      <w:bottom w:space="0" w:sz="0" w:val="nil"/>
                      <w:right w:space="0" w:sz="0" w:val="nil"/>
                      <w:between w:space="0" w:sz="0" w:val="nil"/>
                    </w:pBdr>
                    <w:ind w:left="442" w:hanging="360"/>
                    <w:jc w:val="left"/>
                    <w:rPr/>
                  </w:pPr>
                  <w:r w:rsidDel="00000000" w:rsidR="00000000" w:rsidRPr="00000000">
                    <w:rPr>
                      <w:color w:val="000000"/>
                      <w:sz w:val="20"/>
                      <w:szCs w:val="20"/>
                      <w:rtl w:val="0"/>
                    </w:rPr>
                    <w:t xml:space="preserve">Online link to Info Sheet &amp; Consent Form (Section 6b)</w:t>
                  </w: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160" w:lineRule="auto"/>
                    <w:ind w:left="444" w:firstLine="0"/>
                    <w:rPr>
                      <w:i w:val="1"/>
                      <w:iCs w:val="1"/>
                      <w:color w:val="548dd4"/>
                      <w:sz w:val="20"/>
                      <w:szCs w:val="20"/>
                    </w:rPr>
                  </w:pPr>
                  <w:r w:rsidDel="00000000" w:rsidR="00000000" w:rsidRPr="00000000">
                    <w:rPr>
                      <w:i w:val="1"/>
                      <w:iCs w:val="1"/>
                      <w:color w:val="548dd4"/>
                      <w:sz w:val="20"/>
                      <w:szCs w:val="20"/>
                      <w:rtl w:val="0"/>
                    </w:rPr>
                    <w:t xml:space="preserve">For an online survey or interview only***</w:t>
                  </w:r>
                </w:p>
              </w:tc>
              <w:tc>
                <w:tcPr>
                  <w:tcBorders>
                    <w:left w:color="000000" w:space="0" w:sz="4" w:val="single"/>
                  </w:tcBorders>
                  <w:shd w:fill="fdeada" w:val="clear"/>
                  <w:vAlign w:val="center"/>
                </w:tcPr>
                <w:p w:rsidR="00000000" w:rsidDel="00000000" w:rsidP="00000000" w:rsidRDefault="00000000" w:rsidRPr="00000000" w14:paraId="000001D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D5">
                  <w:pPr>
                    <w:numPr>
                      <w:ilvl w:val="0"/>
                      <w:numId w:val="7"/>
                    </w:numPr>
                    <w:pBdr>
                      <w:top w:space="0" w:sz="0" w:val="nil"/>
                      <w:left w:space="0" w:sz="0" w:val="nil"/>
                      <w:bottom w:space="0" w:sz="0" w:val="nil"/>
                      <w:right w:space="0" w:sz="0" w:val="nil"/>
                      <w:between w:space="0" w:sz="0" w:val="nil"/>
                    </w:pBdr>
                    <w:ind w:left="442" w:hanging="360"/>
                    <w:jc w:val="left"/>
                    <w:rPr/>
                  </w:pPr>
                  <w:r w:rsidDel="00000000" w:rsidR="00000000" w:rsidRPr="00000000">
                    <w:rPr>
                      <w:color w:val="000000"/>
                      <w:sz w:val="20"/>
                      <w:szCs w:val="20"/>
                      <w:rtl w:val="0"/>
                    </w:rPr>
                    <w:t xml:space="preserve">List of Survey/Interview Questions attached (Section 6b)</w:t>
                  </w: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160" w:lineRule="auto"/>
                    <w:ind w:left="429" w:firstLine="0"/>
                    <w:rPr>
                      <w:i w:val="1"/>
                      <w:iCs w:val="1"/>
                      <w:color w:val="548dd4"/>
                      <w:sz w:val="20"/>
                      <w:szCs w:val="20"/>
                    </w:rPr>
                  </w:pPr>
                  <w:r w:rsidDel="00000000" w:rsidR="00000000" w:rsidRPr="00000000">
                    <w:rPr>
                      <w:i w:val="1"/>
                      <w:iCs w:val="1"/>
                      <w:color w:val="548dd4"/>
                      <w:sz w:val="20"/>
                      <w:szCs w:val="20"/>
                      <w:rtl w:val="0"/>
                    </w:rPr>
                    <w:t xml:space="preserve">For a physical or online survey</w:t>
                  </w:r>
                </w:p>
              </w:tc>
              <w:tc>
                <w:tcPr>
                  <w:tcBorders>
                    <w:left w:color="000000" w:space="0" w:sz="4" w:val="single"/>
                  </w:tcBorders>
                  <w:shd w:fill="fdeada" w:val="clear"/>
                  <w:vAlign w:val="center"/>
                </w:tcPr>
                <w:p w:rsidR="00000000" w:rsidDel="00000000" w:rsidP="00000000" w:rsidRDefault="00000000" w:rsidRPr="00000000" w14:paraId="000001D7">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D8">
                  <w:pPr>
                    <w:numPr>
                      <w:ilvl w:val="0"/>
                      <w:numId w:val="7"/>
                    </w:numPr>
                    <w:pBdr>
                      <w:top w:space="0" w:sz="0" w:val="nil"/>
                      <w:left w:space="0" w:sz="0" w:val="nil"/>
                      <w:bottom w:space="0" w:sz="0" w:val="nil"/>
                      <w:right w:space="0" w:sz="0" w:val="nil"/>
                      <w:between w:space="0" w:sz="0" w:val="nil"/>
                    </w:pBdr>
                    <w:ind w:left="442" w:hanging="360"/>
                    <w:jc w:val="left"/>
                    <w:rPr/>
                  </w:pPr>
                  <w:r w:rsidDel="00000000" w:rsidR="00000000" w:rsidRPr="00000000">
                    <w:rPr>
                      <w:color w:val="000000"/>
                      <w:sz w:val="20"/>
                      <w:szCs w:val="20"/>
                      <w:rtl w:val="0"/>
                    </w:rPr>
                    <w:t xml:space="preserve">Online survey/interview links (Section 6b)</w:t>
                  </w: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160" w:lineRule="auto"/>
                    <w:ind w:left="442" w:firstLine="0"/>
                    <w:rPr>
                      <w:i w:val="1"/>
                      <w:iCs w:val="1"/>
                      <w:color w:val="548dd4"/>
                      <w:sz w:val="20"/>
                      <w:szCs w:val="20"/>
                    </w:rPr>
                  </w:pPr>
                  <w:r w:rsidDel="00000000" w:rsidR="00000000" w:rsidRPr="00000000">
                    <w:rPr>
                      <w:i w:val="1"/>
                      <w:iCs w:val="1"/>
                      <w:color w:val="548dd4"/>
                      <w:sz w:val="20"/>
                      <w:szCs w:val="20"/>
                      <w:rtl w:val="0"/>
                    </w:rPr>
                    <w:t xml:space="preserve">Microsoft Forms or Qualtrics only***</w:t>
                  </w:r>
                </w:p>
              </w:tc>
              <w:tc>
                <w:tcPr>
                  <w:tcBorders>
                    <w:left w:color="000000" w:space="0" w:sz="4" w:val="single"/>
                  </w:tcBorders>
                  <w:shd w:fill="fdeada" w:val="clear"/>
                  <w:vAlign w:val="center"/>
                </w:tcPr>
                <w:p w:rsidR="00000000" w:rsidDel="00000000" w:rsidP="00000000" w:rsidRDefault="00000000" w:rsidRPr="00000000" w14:paraId="000001DA">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sz w:val="24"/>
                      <w:szCs w:val="24"/>
                      <w:rtl w:val="0"/>
                    </w:rPr>
                    <w:t xml:space="preserve">x</w:t>
                  </w:r>
                  <w:r w:rsidDel="00000000" w:rsidR="00000000" w:rsidRPr="00000000">
                    <w:rPr>
                      <w:rtl w:val="0"/>
                    </w:rPr>
                  </w:r>
                </w:p>
              </w:tc>
            </w:tr>
            <w:tr>
              <w:trPr>
                <w:cantSplit w:val="0"/>
                <w:trHeight w:val="472" w:hRule="atLeast"/>
                <w:tblHeader w:val="0"/>
              </w:trPr>
              <w:tc>
                <w:tcPr>
                  <w:gridSpan w:val="2"/>
                  <w:vAlign w:val="cente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160" w:lineRule="auto"/>
                    <w:jc w:val="center"/>
                    <w:rPr>
                      <w:b w:val="1"/>
                      <w:bCs w:val="1"/>
                      <w:color w:val="000000"/>
                      <w:sz w:val="24"/>
                      <w:szCs w:val="24"/>
                    </w:rPr>
                  </w:pPr>
                  <w:r w:rsidDel="00000000" w:rsidR="00000000" w:rsidRPr="00000000">
                    <w:rPr>
                      <w:b w:val="1"/>
                      <w:bCs w:val="1"/>
                      <w:color w:val="000000"/>
                      <w:sz w:val="24"/>
                      <w:szCs w:val="24"/>
                      <w:rtl w:val="0"/>
                    </w:rPr>
                    <w:t xml:space="preserve">Documents for classroom-based studies only (Teaching Practice ONLY)</w:t>
                  </w:r>
                </w:p>
              </w:tc>
            </w:tr>
            <w:tr>
              <w:trPr>
                <w:cantSplit w:val="0"/>
                <w:trHeight w:val="283" w:hRule="atLeast"/>
                <w:tblHeader w:val="0"/>
              </w:trPr>
              <w:tc>
                <w:tcPr>
                  <w:tcBorders>
                    <w:right w:color="000000" w:space="0" w:sz="4" w:val="single"/>
                  </w:tcBorders>
                </w:tcPr>
                <w:p w:rsidR="00000000" w:rsidDel="00000000" w:rsidP="00000000" w:rsidRDefault="00000000" w:rsidRPr="00000000" w14:paraId="000001DD">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Parent/Guardian Information Sheet*</w:t>
                  </w:r>
                </w:p>
              </w:tc>
              <w:tc>
                <w:tcPr>
                  <w:tcBorders>
                    <w:left w:color="000000" w:space="0" w:sz="4" w:val="single"/>
                  </w:tcBorders>
                  <w:shd w:fill="fdeada" w:val="clear"/>
                  <w:vAlign w:val="center"/>
                </w:tcPr>
                <w:p w:rsidR="00000000" w:rsidDel="00000000" w:rsidP="00000000" w:rsidRDefault="00000000" w:rsidRPr="00000000" w14:paraId="000001DE">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rFonts w:ascii="MS Gothic" w:cs="MS Gothic" w:eastAsia="MS Gothic" w:hAnsi="MS Gothic"/>
                      <w:color w:val="000000"/>
                      <w:sz w:val="24"/>
                      <w:szCs w:val="24"/>
                      <w:rtl w:val="0"/>
                    </w:rPr>
                    <w:t xml:space="preserve">☐</w:t>
                  </w:r>
                  <w:r w:rsidDel="00000000" w:rsidR="00000000" w:rsidRPr="00000000">
                    <w:rPr>
                      <w:rtl w:val="0"/>
                    </w:rPr>
                  </w:r>
                </w:p>
              </w:tc>
            </w:tr>
            <w:tr>
              <w:trPr>
                <w:cantSplit w:val="0"/>
                <w:trHeight w:val="283" w:hRule="atLeast"/>
                <w:tblHeader w:val="0"/>
              </w:trPr>
              <w:tc>
                <w:tcPr>
                  <w:tcBorders>
                    <w:right w:color="000000" w:space="0" w:sz="4" w:val="single"/>
                  </w:tcBorders>
                </w:tcPr>
                <w:p w:rsidR="00000000" w:rsidDel="00000000" w:rsidP="00000000" w:rsidRDefault="00000000" w:rsidRPr="00000000" w14:paraId="000001DF">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Parent/Guardian Informed Consent Form*</w:t>
                  </w:r>
                </w:p>
              </w:tc>
              <w:tc>
                <w:tcPr>
                  <w:tcBorders>
                    <w:left w:color="000000" w:space="0" w:sz="4" w:val="single"/>
                  </w:tcBorders>
                  <w:shd w:fill="fdeada" w:val="clear"/>
                  <w:vAlign w:val="center"/>
                </w:tcPr>
                <w:p w:rsidR="00000000" w:rsidDel="00000000" w:rsidP="00000000" w:rsidRDefault="00000000" w:rsidRPr="00000000" w14:paraId="000001E0">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283" w:hRule="atLeast"/>
                <w:tblHeader w:val="0"/>
              </w:trPr>
              <w:tc>
                <w:tcPr>
                  <w:tcBorders>
                    <w:right w:color="000000" w:space="0" w:sz="4" w:val="single"/>
                  </w:tcBorders>
                </w:tcPr>
                <w:p w:rsidR="00000000" w:rsidDel="00000000" w:rsidP="00000000" w:rsidRDefault="00000000" w:rsidRPr="00000000" w14:paraId="000001E1">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School Principal Information Sheet*</w:t>
                  </w:r>
                </w:p>
              </w:tc>
              <w:tc>
                <w:tcPr>
                  <w:tcBorders>
                    <w:left w:color="000000" w:space="0" w:sz="4" w:val="single"/>
                  </w:tcBorders>
                  <w:shd w:fill="fdeada" w:val="clear"/>
                  <w:vAlign w:val="center"/>
                </w:tcPr>
                <w:p w:rsidR="00000000" w:rsidDel="00000000" w:rsidP="00000000" w:rsidRDefault="00000000" w:rsidRPr="00000000" w14:paraId="000001E2">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283" w:hRule="atLeast"/>
                <w:tblHeader w:val="0"/>
              </w:trPr>
              <w:tc>
                <w:tcPr>
                  <w:tcBorders>
                    <w:right w:color="000000" w:space="0" w:sz="4" w:val="single"/>
                  </w:tcBorders>
                </w:tcPr>
                <w:p w:rsidR="00000000" w:rsidDel="00000000" w:rsidP="00000000" w:rsidRDefault="00000000" w:rsidRPr="00000000" w14:paraId="000001E3">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School Principal Informed Consent Form*</w:t>
                  </w:r>
                </w:p>
              </w:tc>
              <w:tc>
                <w:tcPr>
                  <w:tcBorders>
                    <w:left w:color="000000" w:space="0" w:sz="4" w:val="single"/>
                  </w:tcBorders>
                  <w:shd w:fill="fdeada" w:val="clear"/>
                  <w:vAlign w:val="center"/>
                </w:tcPr>
                <w:p w:rsidR="00000000" w:rsidDel="00000000" w:rsidP="00000000" w:rsidRDefault="00000000" w:rsidRPr="00000000" w14:paraId="000001E4">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283" w:hRule="atLeast"/>
                <w:tblHeader w:val="0"/>
              </w:trPr>
              <w:tc>
                <w:tcPr>
                  <w:tcBorders>
                    <w:right w:color="000000" w:space="0" w:sz="4" w:val="single"/>
                  </w:tcBorders>
                </w:tcPr>
                <w:p w:rsidR="00000000" w:rsidDel="00000000" w:rsidP="00000000" w:rsidRDefault="00000000" w:rsidRPr="00000000" w14:paraId="000001E5">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Teacher Information Sheet*</w:t>
                  </w:r>
                </w:p>
              </w:tc>
              <w:tc>
                <w:tcPr>
                  <w:tcBorders>
                    <w:left w:color="000000" w:space="0" w:sz="4" w:val="single"/>
                  </w:tcBorders>
                  <w:shd w:fill="fdeada" w:val="clear"/>
                  <w:vAlign w:val="center"/>
                </w:tcPr>
                <w:p w:rsidR="00000000" w:rsidDel="00000000" w:rsidP="00000000" w:rsidRDefault="00000000" w:rsidRPr="00000000" w14:paraId="000001E6">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283" w:hRule="atLeast"/>
                <w:tblHeader w:val="0"/>
              </w:trPr>
              <w:tc>
                <w:tcPr>
                  <w:tcBorders>
                    <w:right w:color="000000" w:space="0" w:sz="4" w:val="single"/>
                  </w:tcBorders>
                </w:tcPr>
                <w:p w:rsidR="00000000" w:rsidDel="00000000" w:rsidP="00000000" w:rsidRDefault="00000000" w:rsidRPr="00000000" w14:paraId="000001E7">
                  <w:pPr>
                    <w:numPr>
                      <w:ilvl w:val="0"/>
                      <w:numId w:val="7"/>
                    </w:numPr>
                    <w:pBdr>
                      <w:top w:space="0" w:sz="0" w:val="nil"/>
                      <w:left w:space="0" w:sz="0" w:val="nil"/>
                      <w:bottom w:space="0" w:sz="0" w:val="nil"/>
                      <w:right w:space="0" w:sz="0" w:val="nil"/>
                      <w:between w:space="0" w:sz="0" w:val="nil"/>
                    </w:pBdr>
                    <w:ind w:left="442" w:hanging="360"/>
                    <w:jc w:val="left"/>
                    <w:rPr>
                      <w:b w:val="1"/>
                      <w:bCs w:val="1"/>
                      <w:color w:val="000000"/>
                      <w:sz w:val="20"/>
                      <w:szCs w:val="20"/>
                    </w:rPr>
                  </w:pPr>
                  <w:r w:rsidDel="00000000" w:rsidR="00000000" w:rsidRPr="00000000">
                    <w:rPr>
                      <w:b w:val="1"/>
                      <w:bCs w:val="1"/>
                      <w:color w:val="000000"/>
                      <w:sz w:val="20"/>
                      <w:szCs w:val="20"/>
                      <w:rtl w:val="0"/>
                    </w:rPr>
                    <w:t xml:space="preserve">Teacher Consent Form*                     </w:t>
                  </w:r>
                </w:p>
              </w:tc>
              <w:tc>
                <w:tcPr>
                  <w:tcBorders>
                    <w:left w:color="000000" w:space="0" w:sz="4" w:val="single"/>
                  </w:tcBorders>
                  <w:shd w:fill="fdeada" w:val="clear"/>
                  <w:vAlign w:val="center"/>
                </w:tcPr>
                <w:p w:rsidR="00000000" w:rsidDel="00000000" w:rsidP="00000000" w:rsidRDefault="00000000" w:rsidRPr="00000000" w14:paraId="000001E8">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r>
              <w:trPr>
                <w:cantSplit w:val="0"/>
                <w:trHeight w:val="397" w:hRule="atLeast"/>
                <w:tblHeader w:val="0"/>
              </w:trPr>
              <w:tc>
                <w:tcPr>
                  <w:tcBorders>
                    <w:right w:color="000000" w:space="0" w:sz="4" w:val="single"/>
                  </w:tcBorders>
                </w:tcPr>
                <w:p w:rsidR="00000000" w:rsidDel="00000000" w:rsidP="00000000" w:rsidRDefault="00000000" w:rsidRPr="00000000" w14:paraId="000001E9">
                  <w:pPr>
                    <w:numPr>
                      <w:ilvl w:val="0"/>
                      <w:numId w:val="7"/>
                    </w:numPr>
                    <w:pBdr>
                      <w:top w:space="0" w:sz="0" w:val="nil"/>
                      <w:left w:space="0" w:sz="0" w:val="nil"/>
                      <w:bottom w:space="0" w:sz="0" w:val="nil"/>
                      <w:right w:space="0" w:sz="0" w:val="nil"/>
                      <w:between w:space="0" w:sz="0" w:val="nil"/>
                    </w:pBdr>
                    <w:ind w:left="442" w:hanging="360"/>
                    <w:jc w:val="left"/>
                    <w:rPr/>
                  </w:pPr>
                  <w:r w:rsidDel="00000000" w:rsidR="00000000" w:rsidRPr="00000000">
                    <w:rPr>
                      <w:color w:val="000000"/>
                      <w:sz w:val="20"/>
                      <w:szCs w:val="20"/>
                      <w:rtl w:val="0"/>
                    </w:rPr>
                    <w:t xml:space="preserve">Child Protection Form </w:t>
                  </w:r>
                  <w:r w:rsidDel="00000000" w:rsidR="00000000" w:rsidRPr="00000000">
                    <w:rPr>
                      <w:rtl w:val="0"/>
                    </w:rPr>
                  </w:r>
                </w:p>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160" w:lineRule="auto"/>
                    <w:rPr>
                      <w:i w:val="1"/>
                      <w:iCs w:val="1"/>
                      <w:color w:val="548dd4"/>
                      <w:sz w:val="20"/>
                      <w:szCs w:val="20"/>
                    </w:rPr>
                  </w:pPr>
                  <w:r w:rsidDel="00000000" w:rsidR="00000000" w:rsidRPr="00000000">
                    <w:rPr>
                      <w:i w:val="1"/>
                      <w:iCs w:val="1"/>
                      <w:color w:val="548dd4"/>
                      <w:sz w:val="20"/>
                      <w:szCs w:val="20"/>
                      <w:rtl w:val="0"/>
                    </w:rPr>
                    <w:t xml:space="preserve">Must be included if dealing with &lt;18 year olds</w:t>
                  </w:r>
                </w:p>
              </w:tc>
              <w:tc>
                <w:tcPr>
                  <w:tcBorders>
                    <w:left w:color="000000" w:space="0" w:sz="4" w:val="single"/>
                  </w:tcBorders>
                  <w:shd w:fill="fdeada" w:val="clear"/>
                  <w:vAlign w:val="center"/>
                </w:tcPr>
                <w:p w:rsidR="00000000" w:rsidDel="00000000" w:rsidP="00000000" w:rsidRDefault="00000000" w:rsidRPr="00000000" w14:paraId="000001EB">
                  <w:pPr>
                    <w:pBdr>
                      <w:top w:space="0" w:sz="0" w:val="nil"/>
                      <w:left w:space="0" w:sz="0" w:val="nil"/>
                      <w:bottom w:space="0" w:sz="0" w:val="nil"/>
                      <w:right w:space="0" w:sz="0" w:val="nil"/>
                      <w:between w:space="0" w:sz="0" w:val="nil"/>
                    </w:pBdr>
                    <w:jc w:val="center"/>
                    <w:rPr>
                      <w:color w:val="000000"/>
                      <w:sz w:val="24"/>
                      <w:szCs w:val="24"/>
                    </w:rPr>
                  </w:pPr>
                  <w:r w:rsidDel="00000000" w:rsidR="00000000" w:rsidRPr="00000000">
                    <w:rPr>
                      <w:color w:val="000000"/>
                      <w:sz w:val="24"/>
                      <w:szCs w:val="24"/>
                      <w:rtl w:val="0"/>
                    </w:rPr>
                    <w:t xml:space="preserve">☐</w:t>
                  </w:r>
                </w:p>
              </w:tc>
            </w:tr>
          </w:tbl>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tc>
      </w:tr>
      <w:tr>
        <w:trPr>
          <w:cantSplit w:val="0"/>
          <w:trHeight w:val="309"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bottom w:color="000000" w:space="0" w:sz="4" w:val="single"/>
            </w:tcBorders>
          </w:tcPr>
          <w:p w:rsidR="00000000" w:rsidDel="00000000" w:rsidP="00000000" w:rsidRDefault="00000000" w:rsidRPr="00000000" w14:paraId="000001EE">
            <w:pPr>
              <w:spacing w:line="240" w:lineRule="auto"/>
              <w:rPr>
                <w:sz w:val="20"/>
                <w:szCs w:val="20"/>
              </w:rPr>
            </w:pPr>
            <w:r w:rsidDel="00000000" w:rsidR="00000000" w:rsidRPr="00000000">
              <w:rPr>
                <w:sz w:val="20"/>
                <w:szCs w:val="20"/>
                <w:rtl w:val="0"/>
              </w:rPr>
              <w:t xml:space="preserve">*If you use multiple methods to contact participants as stated in </w:t>
            </w:r>
            <w:r w:rsidDel="00000000" w:rsidR="00000000" w:rsidRPr="00000000">
              <w:rPr>
                <w:b w:val="1"/>
                <w:bCs w:val="1"/>
                <w:sz w:val="20"/>
                <w:szCs w:val="20"/>
                <w:rtl w:val="0"/>
              </w:rPr>
              <w:t xml:space="preserve">section 5e</w:t>
            </w:r>
            <w:r w:rsidDel="00000000" w:rsidR="00000000" w:rsidRPr="00000000">
              <w:rPr>
                <w:sz w:val="20"/>
                <w:szCs w:val="20"/>
                <w:rtl w:val="0"/>
              </w:rPr>
              <w:t xml:space="preserve"> (such as using both emails and social media), you will need to submit </w:t>
            </w:r>
            <w:r w:rsidDel="00000000" w:rsidR="00000000" w:rsidRPr="00000000">
              <w:rPr>
                <w:b w:val="1"/>
                <w:bCs w:val="1"/>
                <w:sz w:val="20"/>
                <w:szCs w:val="20"/>
                <w:rtl w:val="0"/>
              </w:rPr>
              <w:t xml:space="preserve">multiple recruitment messages</w:t>
            </w:r>
            <w:r w:rsidDel="00000000" w:rsidR="00000000" w:rsidRPr="00000000">
              <w:rPr>
                <w:sz w:val="20"/>
                <w:szCs w:val="20"/>
                <w:rtl w:val="0"/>
              </w:rPr>
              <w:t xml:space="preserve"> for each of the recruitment methods you specify.</w:t>
            </w:r>
          </w:p>
          <w:p w:rsidR="00000000" w:rsidDel="00000000" w:rsidP="00000000" w:rsidRDefault="00000000" w:rsidRPr="00000000" w14:paraId="000001EF">
            <w:pPr>
              <w:spacing w:line="240" w:lineRule="auto"/>
              <w:rPr>
                <w:sz w:val="20"/>
                <w:szCs w:val="20"/>
              </w:rPr>
            </w:pPr>
            <w:r w:rsidDel="00000000" w:rsidR="00000000" w:rsidRPr="00000000">
              <w:rPr>
                <w:sz w:val="20"/>
                <w:szCs w:val="20"/>
                <w:rtl w:val="0"/>
              </w:rPr>
              <w:t xml:space="preserve">**If your study has different parts/phases (e.g. a survey and an interview) then </w:t>
            </w:r>
            <w:r w:rsidDel="00000000" w:rsidR="00000000" w:rsidRPr="00000000">
              <w:rPr>
                <w:b w:val="1"/>
                <w:bCs w:val="1"/>
                <w:sz w:val="20"/>
                <w:szCs w:val="20"/>
                <w:rtl w:val="0"/>
              </w:rPr>
              <w:t xml:space="preserve">separate ‘Information Sheets’ and ‘Consent Forms’</w:t>
            </w:r>
            <w:r w:rsidDel="00000000" w:rsidR="00000000" w:rsidRPr="00000000">
              <w:rPr>
                <w:sz w:val="20"/>
                <w:szCs w:val="20"/>
                <w:rtl w:val="0"/>
              </w:rPr>
              <w:t xml:space="preserve"> must be provided for each part/phase.</w:t>
            </w:r>
          </w:p>
          <w:p w:rsidR="00000000" w:rsidDel="00000000" w:rsidP="00000000" w:rsidRDefault="00000000" w:rsidRPr="00000000" w14:paraId="000001F0">
            <w:pPr>
              <w:spacing w:line="240" w:lineRule="auto"/>
              <w:rPr>
                <w:sz w:val="20"/>
                <w:szCs w:val="20"/>
              </w:rPr>
            </w:pPr>
            <w:r w:rsidDel="00000000" w:rsidR="00000000" w:rsidRPr="00000000">
              <w:rPr>
                <w:sz w:val="20"/>
                <w:szCs w:val="20"/>
                <w:rtl w:val="0"/>
              </w:rPr>
              <w:t xml:space="preserve">***All online surveys and interview consent forms </w:t>
            </w:r>
            <w:r w:rsidDel="00000000" w:rsidR="00000000" w:rsidRPr="00000000">
              <w:rPr>
                <w:b w:val="1"/>
                <w:bCs w:val="1"/>
                <w:sz w:val="20"/>
                <w:szCs w:val="20"/>
                <w:rtl w:val="0"/>
              </w:rPr>
              <w:t xml:space="preserve">MUST</w:t>
            </w:r>
            <w:r w:rsidDel="00000000" w:rsidR="00000000" w:rsidRPr="00000000">
              <w:rPr>
                <w:sz w:val="20"/>
                <w:szCs w:val="20"/>
                <w:rtl w:val="0"/>
              </w:rPr>
              <w:t xml:space="preserve"> be gated. When a participant opens the link you send them as part of the recruitment message to engage with the research, they must first be brought to an online version of the information sheet, followed by the consent question with a </w:t>
            </w:r>
            <w:r w:rsidDel="00000000" w:rsidR="00000000" w:rsidRPr="00000000">
              <w:rPr>
                <w:b w:val="1"/>
                <w:bCs w:val="1"/>
                <w:sz w:val="20"/>
                <w:szCs w:val="20"/>
                <w:rtl w:val="0"/>
              </w:rPr>
              <w:t xml:space="preserve">mandatory tick box</w:t>
            </w:r>
            <w:r w:rsidDel="00000000" w:rsidR="00000000" w:rsidRPr="00000000">
              <w:rPr>
                <w:sz w:val="20"/>
                <w:szCs w:val="20"/>
                <w:rtl w:val="0"/>
              </w:rPr>
              <w:t xml:space="preserve"> indicating they </w:t>
            </w:r>
            <w:r w:rsidDel="00000000" w:rsidR="00000000" w:rsidRPr="00000000">
              <w:rPr>
                <w:b w:val="1"/>
                <w:bCs w:val="1"/>
                <w:sz w:val="20"/>
                <w:szCs w:val="20"/>
                <w:rtl w:val="0"/>
              </w:rPr>
              <w:t xml:space="preserve">consent to taking part in the study</w:t>
            </w:r>
            <w:r w:rsidDel="00000000" w:rsidR="00000000" w:rsidRPr="00000000">
              <w:rPr>
                <w:sz w:val="20"/>
                <w:szCs w:val="20"/>
                <w:rtl w:val="0"/>
              </w:rPr>
              <w:t xml:space="preserve">. Only when a participant clicks 'Yes' to participate should they then progress to the survey or link to interview.</w:t>
            </w:r>
          </w:p>
          <w:p w:rsidR="00000000" w:rsidDel="00000000" w:rsidP="00000000" w:rsidRDefault="00000000" w:rsidRPr="00000000" w14:paraId="000001F1">
            <w:pPr>
              <w:spacing w:line="240" w:lineRule="auto"/>
              <w:rPr>
                <w:sz w:val="20"/>
                <w:szCs w:val="20"/>
              </w:rPr>
            </w:pPr>
            <w:r w:rsidDel="00000000" w:rsidR="00000000" w:rsidRPr="00000000">
              <w:rPr>
                <w:rtl w:val="0"/>
              </w:rPr>
            </w:r>
          </w:p>
          <w:p w:rsidR="00000000" w:rsidDel="00000000" w:rsidP="00000000" w:rsidRDefault="00000000" w:rsidRPr="00000000" w14:paraId="000001F2">
            <w:pPr>
              <w:spacing w:line="240" w:lineRule="auto"/>
              <w:rPr/>
            </w:pPr>
            <w:r w:rsidDel="00000000" w:rsidR="00000000" w:rsidRPr="00000000">
              <w:rPr>
                <w:rtl w:val="0"/>
              </w:rPr>
              <w:t xml:space="preserve">If you have </w:t>
            </w:r>
            <w:r w:rsidDel="00000000" w:rsidR="00000000" w:rsidRPr="00000000">
              <w:rPr>
                <w:color w:val="000000"/>
                <w:rtl w:val="0"/>
              </w:rPr>
              <w:t xml:space="preserve">ticked any of the boxes above</w:t>
            </w:r>
            <w:r w:rsidDel="00000000" w:rsidR="00000000" w:rsidRPr="00000000">
              <w:rPr>
                <w:rtl w:val="0"/>
              </w:rPr>
              <w:t xml:space="preserve">, please provide the relevant document with this application. Please ensure all </w:t>
            </w:r>
            <w:r w:rsidDel="00000000" w:rsidR="00000000" w:rsidRPr="00000000">
              <w:rPr>
                <w:b w:val="1"/>
                <w:bCs w:val="1"/>
                <w:rtl w:val="0"/>
              </w:rPr>
              <w:t xml:space="preserve">additional documents</w:t>
            </w:r>
            <w:r w:rsidDel="00000000" w:rsidR="00000000" w:rsidRPr="00000000">
              <w:rPr>
                <w:rtl w:val="0"/>
              </w:rPr>
              <w:t xml:space="preserve"> are included with this application. Failure to provide the necessary documentation will delay application approval.</w:t>
            </w:r>
          </w:p>
          <w:p w:rsidR="00000000" w:rsidDel="00000000" w:rsidP="00000000" w:rsidRDefault="00000000" w:rsidRPr="00000000" w14:paraId="000001F3">
            <w:pPr>
              <w:spacing w:line="240" w:lineRule="auto"/>
              <w:rPr/>
            </w:pPr>
            <w:r w:rsidDel="00000000" w:rsidR="00000000" w:rsidRPr="00000000">
              <w:rPr>
                <w:rtl w:val="0"/>
              </w:rPr>
              <w:t xml:space="preserve">These should be attached as a </w:t>
            </w:r>
            <w:r w:rsidDel="00000000" w:rsidR="00000000" w:rsidRPr="00000000">
              <w:rPr>
                <w:b w:val="1"/>
                <w:bCs w:val="1"/>
                <w:rtl w:val="0"/>
              </w:rPr>
              <w:t xml:space="preserve">single document</w:t>
            </w:r>
            <w:r w:rsidDel="00000000" w:rsidR="00000000" w:rsidRPr="00000000">
              <w:rPr>
                <w:rtl w:val="0"/>
              </w:rPr>
              <w:t xml:space="preserve"> and included in the e-mail submission.</w:t>
            </w:r>
          </w:p>
        </w:tc>
      </w:tr>
    </w:tbl>
    <w:p w:rsidR="00000000" w:rsidDel="00000000" w:rsidP="00000000" w:rsidRDefault="00000000" w:rsidRPr="00000000" w14:paraId="000001F4">
      <w:pPr>
        <w:spacing w:line="240" w:lineRule="auto"/>
        <w:rPr/>
      </w:pPr>
      <w:r w:rsidDel="00000000" w:rsidR="00000000" w:rsidRPr="00000000">
        <w:br w:type="page"/>
      </w:r>
      <w:r w:rsidDel="00000000" w:rsidR="00000000" w:rsidRPr="00000000">
        <w:rPr>
          <w:rtl w:val="0"/>
        </w:rPr>
      </w:r>
    </w:p>
    <w:tbl>
      <w:tblPr>
        <w:tblStyle w:val="Table26"/>
        <w:tblW w:w="9060.0" w:type="dxa"/>
        <w:jc w:val="left"/>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463"/>
        <w:gridCol w:w="8597"/>
        <w:tblGridChange w:id="0">
          <w:tblGrid>
            <w:gridCol w:w="463"/>
            <w:gridCol w:w="8597"/>
          </w:tblGrid>
        </w:tblGridChange>
      </w:tblGrid>
      <w:tr>
        <w:trPr>
          <w:cantSplit w:val="0"/>
          <w:trHeight w:val="1724" w:hRule="atLeast"/>
          <w:tblHeader w:val="0"/>
        </w:trPr>
        <w:tc>
          <w:tcPr>
            <w:vMerge w:val="restart"/>
            <w:tcBorders>
              <w:top w:color="000000" w:space="0" w:sz="4" w:val="single"/>
            </w:tcBorders>
            <w:shd w:fill="d9d9d9" w:val="clear"/>
            <w:vAlign w:val="cente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b w:val="1"/>
                <w:bCs w:val="1"/>
                <w:color w:val="000000"/>
                <w:rtl w:val="0"/>
              </w:rPr>
              <w:t xml:space="preserve">6b</w:t>
            </w:r>
          </w:p>
        </w:tc>
        <w:tc>
          <w:tcPr>
            <w:tcBorders>
              <w:top w:color="000000" w:space="0" w:sz="4" w:val="single"/>
              <w:bottom w:color="000000" w:space="0" w:sz="4" w:val="single"/>
            </w:tcBorders>
          </w:tcPr>
          <w:p w:rsidR="00000000" w:rsidDel="00000000" w:rsidP="00000000" w:rsidRDefault="00000000" w:rsidRPr="00000000" w14:paraId="000001F6">
            <w:pPr>
              <w:pStyle w:val="Heading2"/>
              <w:numPr>
                <w:ilvl w:val="1"/>
                <w:numId w:val="17"/>
              </w:numPr>
              <w:spacing w:line="240" w:lineRule="auto"/>
              <w:ind w:left="576" w:hanging="576"/>
              <w:rPr/>
            </w:pPr>
            <w:r w:rsidDel="00000000" w:rsidR="00000000" w:rsidRPr="00000000">
              <w:rPr>
                <w:rtl w:val="0"/>
              </w:rPr>
              <w:t xml:space="preserve">Questions asked</w:t>
            </w:r>
          </w:p>
          <w:p w:rsidR="00000000" w:rsidDel="00000000" w:rsidP="00000000" w:rsidRDefault="00000000" w:rsidRPr="00000000" w14:paraId="000001F7">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If you have ticked yes to a survey and/or interview, then please paste your questions here for review, </w:t>
            </w:r>
            <w:r w:rsidDel="00000000" w:rsidR="00000000" w:rsidRPr="00000000">
              <w:rPr>
                <w:b w:val="1"/>
                <w:bCs w:val="1"/>
                <w:color w:val="000000"/>
                <w:rtl w:val="0"/>
              </w:rPr>
              <w:t xml:space="preserve">regardless of whether it is online or a physical survey/interview</w:t>
            </w:r>
            <w:r w:rsidDel="00000000" w:rsidR="00000000" w:rsidRPr="00000000">
              <w:rPr>
                <w:color w:val="000000"/>
                <w:rtl w:val="0"/>
              </w:rPr>
              <w:t xml:space="preserve">. We ask that you still provide a link to the survey as well (if online).</w:t>
            </w:r>
          </w:p>
          <w:p w:rsidR="00000000" w:rsidDel="00000000" w:rsidP="00000000" w:rsidRDefault="00000000" w:rsidRPr="00000000" w14:paraId="000001F8">
            <w:pPr>
              <w:pBdr>
                <w:top w:space="0" w:sz="0" w:val="nil"/>
                <w:left w:space="0" w:sz="0" w:val="nil"/>
                <w:bottom w:space="0" w:sz="0" w:val="nil"/>
                <w:right w:space="0" w:sz="0" w:val="nil"/>
                <w:between w:space="0" w:sz="0" w:val="nil"/>
              </w:pBdr>
              <w:tabs>
                <w:tab w:val="center" w:leader="none" w:pos="4153"/>
                <w:tab w:val="right" w:leader="none" w:pos="8306"/>
              </w:tabs>
              <w:spacing w:line="240" w:lineRule="auto"/>
              <w:rPr>
                <w:color w:val="000000"/>
              </w:rPr>
            </w:pPr>
            <w:r w:rsidDel="00000000" w:rsidR="00000000" w:rsidRPr="00000000">
              <w:rPr>
                <w:color w:val="000000"/>
                <w:rtl w:val="0"/>
              </w:rPr>
              <w:t xml:space="preserve">If there is a survey and interview, please provide them in the separate boxes below</w:t>
            </w:r>
          </w:p>
        </w:tc>
      </w:tr>
      <w:tr>
        <w:trPr>
          <w:cantSplit w:val="0"/>
          <w:trHeight w:val="309"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A">
            <w:pPr>
              <w:spacing w:line="240" w:lineRule="auto"/>
              <w:rPr>
                <w:b w:val="1"/>
                <w:bCs w:val="1"/>
              </w:rPr>
            </w:pPr>
            <w:r w:rsidDel="00000000" w:rsidR="00000000" w:rsidRPr="00000000">
              <w:rPr>
                <w:b w:val="1"/>
                <w:bCs w:val="1"/>
                <w:rtl w:val="0"/>
              </w:rPr>
              <w:t xml:space="preserve">Link to survey questions (if applicable), including gated consent form: </w:t>
            </w:r>
          </w:p>
          <w:p w:rsidR="00000000" w:rsidDel="00000000" w:rsidP="00000000" w:rsidRDefault="00000000" w:rsidRPr="00000000" w14:paraId="000001FB">
            <w:pPr>
              <w:spacing w:line="240" w:lineRule="auto"/>
              <w:rPr/>
            </w:pPr>
            <w:ins w:author="Jay" w:id="20" w:date="2026-03-12T15:37:00Z">
              <w:r w:rsidDel="00000000" w:rsidR="00000000" w:rsidRPr="00000000">
                <w:fldChar w:fldCharType="begin"/>
              </w:r>
              <w:r w:rsidDel="00000000" w:rsidR="00000000" w:rsidRPr="00000000">
                <w:instrText xml:space="preserve">HYPERLINK "https://fyp-mu-nine.vercel.app/"</w:instrText>
              </w:r>
              <w:r w:rsidDel="00000000" w:rsidR="00000000" w:rsidRPr="00000000">
                <w:fldChar w:fldCharType="separate"/>
              </w:r>
              <w:r w:rsidDel="00000000" w:rsidR="00000000" w:rsidRPr="00000000">
                <w:rPr>
                  <w:b w:val="1"/>
                  <w:bCs w:val="1"/>
                  <w:color w:val="1155cc"/>
                  <w:u w:val="single"/>
                  <w:rtl w:val="0"/>
                </w:rPr>
                <w:t xml:space="preserve">https://fyp-mu-nine.vercel.app/</w:t>
              </w:r>
              <w:r w:rsidDel="00000000" w:rsidR="00000000" w:rsidRPr="00000000">
                <w:fldChar w:fldCharType="end"/>
              </w:r>
            </w:ins>
            <w:del w:author="Jay" w:id="20" w:date="2026-03-12T15:37:00Z">
              <w:r w:rsidDel="00000000" w:rsidR="00000000" w:rsidRPr="00000000">
                <w:fldChar w:fldCharType="begin"/>
              </w:r>
              <w:r w:rsidDel="00000000" w:rsidR="00000000" w:rsidRPr="00000000">
                <w:delInstrText xml:space="preserve">HYPERLINK "https://fyp-mu-nine.vercel.app/"</w:delInstrText>
              </w:r>
              <w:r w:rsidDel="00000000" w:rsidR="00000000" w:rsidRPr="00000000">
                <w:fldChar w:fldCharType="separate"/>
              </w:r>
              <w:r w:rsidDel="00000000" w:rsidR="00000000" w:rsidRPr="00000000">
                <w:rPr>
                  <w:b w:val="1"/>
                  <w:bCs w:val="1"/>
                  <w:color w:val="1155cc"/>
                  <w:u w:val="single"/>
                  <w:rtl w:val="0"/>
                </w:rPr>
                <w:delText xml:space="preserve">PASTE LINK HERE</w:delText>
              </w:r>
              <w:r w:rsidDel="00000000" w:rsidR="00000000" w:rsidRPr="00000000">
                <w:fldChar w:fldCharType="end"/>
              </w:r>
            </w:del>
            <w:r w:rsidDel="00000000" w:rsidR="00000000" w:rsidRPr="00000000">
              <w:rPr>
                <w:rtl w:val="0"/>
              </w:rPr>
            </w:r>
          </w:p>
        </w:tc>
      </w:tr>
      <w:tr>
        <w:trPr>
          <w:cantSplit w:val="0"/>
          <w:trHeight w:val="309"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1FD">
            <w:pPr>
              <w:spacing w:line="240" w:lineRule="auto"/>
              <w:rPr/>
            </w:pPr>
            <w:r w:rsidDel="00000000" w:rsidR="00000000" w:rsidRPr="00000000">
              <w:rPr>
                <w:b w:val="1"/>
                <w:bCs w:val="1"/>
                <w:rtl w:val="0"/>
              </w:rPr>
              <w:t xml:space="preserve">Survey questions</w:t>
            </w:r>
            <w:r w:rsidDel="00000000" w:rsidR="00000000" w:rsidRPr="00000000">
              <w:rPr>
                <w:rtl w:val="0"/>
              </w:rPr>
              <w:t xml:space="preserve"> (paste your survey questions here, including multiple choice answers, rankings, etc.)</w:t>
            </w:r>
          </w:p>
          <w:p w:rsidR="00000000" w:rsidDel="00000000" w:rsidP="00000000" w:rsidRDefault="00000000" w:rsidRPr="00000000" w14:paraId="000001FE">
            <w:pPr>
              <w:spacing w:after="240" w:before="240" w:line="240" w:lineRule="auto"/>
              <w:rPr>
                <w:b w:val="1"/>
                <w:bCs w:val="1"/>
              </w:rPr>
            </w:pPr>
            <w:r w:rsidDel="00000000" w:rsidR="00000000" w:rsidRPr="00000000">
              <w:rPr>
                <w:b w:val="1"/>
                <w:bCs w:val="1"/>
                <w:rtl w:val="0"/>
              </w:rPr>
              <w:t xml:space="preserve">Section 1: Device &amp; Background</w:t>
            </w:r>
          </w:p>
          <w:p w:rsidR="00000000" w:rsidDel="00000000" w:rsidP="00000000" w:rsidRDefault="00000000" w:rsidRPr="00000000" w14:paraId="000001FF">
            <w:pPr>
              <w:numPr>
                <w:ilvl w:val="0"/>
                <w:numId w:val="1"/>
              </w:numPr>
              <w:spacing w:after="0" w:before="240" w:line="240" w:lineRule="auto"/>
              <w:ind w:left="720" w:hanging="360"/>
              <w:jc w:val="left"/>
              <w:rPr/>
            </w:pPr>
            <w:r w:rsidDel="00000000" w:rsidR="00000000" w:rsidRPr="00000000">
              <w:rPr>
                <w:rtl w:val="0"/>
              </w:rPr>
              <w:t xml:space="preserve">What device are you using to complete this challenge?</w:t>
              <w:br w:type="textWrapping"/>
            </w:r>
          </w:p>
          <w:p w:rsidR="00000000" w:rsidDel="00000000" w:rsidP="00000000" w:rsidRDefault="00000000" w:rsidRPr="00000000" w14:paraId="00000200">
            <w:pPr>
              <w:numPr>
                <w:ilvl w:val="1"/>
                <w:numId w:val="1"/>
              </w:numPr>
              <w:spacing w:after="0" w:line="240" w:lineRule="auto"/>
              <w:ind w:left="1440" w:hanging="360"/>
              <w:jc w:val="left"/>
              <w:rPr/>
            </w:pPr>
            <w:r w:rsidDel="00000000" w:rsidR="00000000" w:rsidRPr="00000000">
              <w:rPr>
                <w:rtl w:val="0"/>
              </w:rPr>
              <w:t xml:space="preserve">Desktop/Laptop</w:t>
              <w:br w:type="textWrapping"/>
            </w:r>
          </w:p>
          <w:p w:rsidR="00000000" w:rsidDel="00000000" w:rsidP="00000000" w:rsidRDefault="00000000" w:rsidRPr="00000000" w14:paraId="00000201">
            <w:pPr>
              <w:numPr>
                <w:ilvl w:val="1"/>
                <w:numId w:val="1"/>
              </w:numPr>
              <w:spacing w:after="0" w:line="240" w:lineRule="auto"/>
              <w:ind w:left="1440" w:hanging="360"/>
              <w:jc w:val="left"/>
              <w:rPr/>
            </w:pPr>
            <w:r w:rsidDel="00000000" w:rsidR="00000000" w:rsidRPr="00000000">
              <w:rPr>
                <w:rtl w:val="0"/>
              </w:rPr>
              <w:t xml:space="preserve">Smartphone/Tablet</w:t>
              <w:br w:type="textWrapping"/>
            </w:r>
          </w:p>
          <w:p w:rsidR="00000000" w:rsidDel="00000000" w:rsidP="00000000" w:rsidRDefault="00000000" w:rsidRPr="00000000" w14:paraId="00000202">
            <w:pPr>
              <w:numPr>
                <w:ilvl w:val="0"/>
                <w:numId w:val="1"/>
              </w:numPr>
              <w:spacing w:after="0" w:line="240" w:lineRule="auto"/>
              <w:ind w:left="720" w:hanging="360"/>
              <w:jc w:val="left"/>
              <w:rPr/>
            </w:pPr>
            <w:r w:rsidDel="00000000" w:rsidR="00000000" w:rsidRPr="00000000">
              <w:rPr>
                <w:rtl w:val="0"/>
              </w:rPr>
              <w:t xml:space="preserve">How often do you use the web? (1 = least often, 5 = most often)</w:t>
              <w:br w:type="textWrapping"/>
            </w:r>
          </w:p>
          <w:p w:rsidR="00000000" w:rsidDel="00000000" w:rsidP="00000000" w:rsidRDefault="00000000" w:rsidRPr="00000000" w14:paraId="00000203">
            <w:pPr>
              <w:numPr>
                <w:ilvl w:val="1"/>
                <w:numId w:val="1"/>
              </w:numPr>
              <w:spacing w:after="0" w:line="240" w:lineRule="auto"/>
              <w:ind w:left="1440" w:hanging="360"/>
              <w:jc w:val="left"/>
              <w:rPr/>
            </w:pPr>
            <w:r w:rsidDel="00000000" w:rsidR="00000000" w:rsidRPr="00000000">
              <w:rPr>
                <w:rtl w:val="0"/>
              </w:rPr>
              <w:t xml:space="preserve">1</w:t>
              <w:br w:type="textWrapping"/>
            </w:r>
          </w:p>
          <w:p w:rsidR="00000000" w:rsidDel="00000000" w:rsidP="00000000" w:rsidRDefault="00000000" w:rsidRPr="00000000" w14:paraId="00000204">
            <w:pPr>
              <w:numPr>
                <w:ilvl w:val="1"/>
                <w:numId w:val="1"/>
              </w:numPr>
              <w:spacing w:after="0" w:line="240" w:lineRule="auto"/>
              <w:ind w:left="1440" w:hanging="360"/>
              <w:jc w:val="left"/>
              <w:rPr/>
            </w:pPr>
            <w:r w:rsidDel="00000000" w:rsidR="00000000" w:rsidRPr="00000000">
              <w:rPr>
                <w:rtl w:val="0"/>
              </w:rPr>
              <w:t xml:space="preserve">2</w:t>
              <w:br w:type="textWrapping"/>
            </w:r>
          </w:p>
          <w:p w:rsidR="00000000" w:rsidDel="00000000" w:rsidP="00000000" w:rsidRDefault="00000000" w:rsidRPr="00000000" w14:paraId="00000205">
            <w:pPr>
              <w:numPr>
                <w:ilvl w:val="1"/>
                <w:numId w:val="1"/>
              </w:numPr>
              <w:spacing w:after="0" w:line="240" w:lineRule="auto"/>
              <w:ind w:left="1440" w:hanging="360"/>
              <w:jc w:val="left"/>
              <w:rPr/>
            </w:pPr>
            <w:r w:rsidDel="00000000" w:rsidR="00000000" w:rsidRPr="00000000">
              <w:rPr>
                <w:rtl w:val="0"/>
              </w:rPr>
              <w:t xml:space="preserve">3</w:t>
              <w:br w:type="textWrapping"/>
            </w:r>
          </w:p>
          <w:p w:rsidR="00000000" w:rsidDel="00000000" w:rsidP="00000000" w:rsidRDefault="00000000" w:rsidRPr="00000000" w14:paraId="00000206">
            <w:pPr>
              <w:numPr>
                <w:ilvl w:val="1"/>
                <w:numId w:val="1"/>
              </w:numPr>
              <w:spacing w:after="0" w:line="240" w:lineRule="auto"/>
              <w:ind w:left="1440" w:hanging="360"/>
              <w:jc w:val="left"/>
              <w:rPr/>
            </w:pPr>
            <w:r w:rsidDel="00000000" w:rsidR="00000000" w:rsidRPr="00000000">
              <w:rPr>
                <w:rtl w:val="0"/>
              </w:rPr>
              <w:t xml:space="preserve">4</w:t>
              <w:br w:type="textWrapping"/>
            </w:r>
          </w:p>
          <w:p w:rsidR="00000000" w:rsidDel="00000000" w:rsidP="00000000" w:rsidRDefault="00000000" w:rsidRPr="00000000" w14:paraId="00000207">
            <w:pPr>
              <w:numPr>
                <w:ilvl w:val="1"/>
                <w:numId w:val="1"/>
              </w:numPr>
              <w:spacing w:after="240" w:line="240" w:lineRule="auto"/>
              <w:ind w:left="1440" w:hanging="360"/>
              <w:jc w:val="left"/>
              <w:rPr/>
            </w:pPr>
            <w:r w:rsidDel="00000000" w:rsidR="00000000" w:rsidRPr="00000000">
              <w:rPr>
                <w:rtl w:val="0"/>
              </w:rPr>
              <w:t xml:space="preserve">5</w:t>
              <w:br w:type="textWrapping"/>
            </w:r>
          </w:p>
          <w:p w:rsidR="00000000" w:rsidDel="00000000" w:rsidP="00000000" w:rsidRDefault="00000000" w:rsidRPr="00000000" w14:paraId="00000208">
            <w:pPr>
              <w:spacing w:after="240" w:before="240" w:line="240" w:lineRule="auto"/>
              <w:rPr>
                <w:b w:val="1"/>
                <w:bCs w:val="1"/>
              </w:rPr>
            </w:pPr>
            <w:r w:rsidDel="00000000" w:rsidR="00000000" w:rsidRPr="00000000">
              <w:rPr>
                <w:b w:val="1"/>
                <w:bCs w:val="1"/>
                <w:rtl w:val="0"/>
              </w:rPr>
              <w:t xml:space="preserve">Section 2: CAPTCHA Challenges</w:t>
            </w:r>
          </w:p>
          <w:p w:rsidR="00000000" w:rsidDel="00000000" w:rsidP="00000000" w:rsidRDefault="00000000" w:rsidRPr="00000000" w14:paraId="00000209">
            <w:pPr>
              <w:numPr>
                <w:ilvl w:val="0"/>
                <w:numId w:val="13"/>
              </w:numPr>
              <w:spacing w:after="240" w:before="240" w:line="240" w:lineRule="auto"/>
              <w:ind w:left="720" w:hanging="360"/>
              <w:jc w:val="left"/>
              <w:rPr/>
            </w:pPr>
            <w:r w:rsidDel="00000000" w:rsidR="00000000" w:rsidRPr="00000000">
              <w:rPr>
                <w:rtl w:val="0"/>
              </w:rPr>
              <w:t xml:space="preserve">The user completes both generated challenges (interaction is logged by the system).</w:t>
              <w:br w:type="textWrapping"/>
            </w:r>
          </w:p>
          <w:p w:rsidR="00000000" w:rsidDel="00000000" w:rsidP="00000000" w:rsidRDefault="00000000" w:rsidRPr="00000000" w14:paraId="0000020A">
            <w:pPr>
              <w:spacing w:after="240" w:before="240" w:line="240" w:lineRule="auto"/>
              <w:rPr>
                <w:b w:val="1"/>
                <w:bCs w:val="1"/>
              </w:rPr>
            </w:pPr>
            <w:r w:rsidDel="00000000" w:rsidR="00000000" w:rsidRPr="00000000">
              <w:rPr>
                <w:b w:val="1"/>
                <w:bCs w:val="1"/>
                <w:rtl w:val="0"/>
              </w:rPr>
              <w:t xml:space="preserve">Section 3: Post-Task Questionnaire (Frustration + Usability)</w:t>
            </w:r>
          </w:p>
          <w:p w:rsidR="00000000" w:rsidDel="00000000" w:rsidP="00000000" w:rsidRDefault="00000000" w:rsidRPr="00000000" w14:paraId="0000020B">
            <w:pPr>
              <w:spacing w:after="240" w:before="240" w:line="240" w:lineRule="auto"/>
              <w:rPr/>
            </w:pPr>
            <w:r w:rsidDel="00000000" w:rsidR="00000000" w:rsidRPr="00000000">
              <w:rPr>
                <w:rtl w:val="0"/>
              </w:rPr>
              <w:t xml:space="preserve">For each CAPTCHA:</w:t>
            </w:r>
          </w:p>
          <w:p w:rsidR="00000000" w:rsidDel="00000000" w:rsidP="00000000" w:rsidRDefault="00000000" w:rsidRPr="00000000" w14:paraId="0000020C">
            <w:pPr>
              <w:numPr>
                <w:ilvl w:val="0"/>
                <w:numId w:val="12"/>
              </w:numPr>
              <w:spacing w:after="0" w:before="240" w:line="240" w:lineRule="auto"/>
              <w:ind w:left="720" w:hanging="360"/>
              <w:jc w:val="left"/>
              <w:rPr/>
            </w:pPr>
            <w:r w:rsidDel="00000000" w:rsidR="00000000" w:rsidRPr="00000000">
              <w:rPr>
                <w:rtl w:val="0"/>
              </w:rPr>
              <w:t xml:space="preserve">How difficult was CAPTCHA 1? (1 = easiest, 5 = hardest)</w:t>
              <w:br w:type="textWrapping"/>
            </w:r>
          </w:p>
          <w:p w:rsidR="00000000" w:rsidDel="00000000" w:rsidP="00000000" w:rsidRDefault="00000000" w:rsidRPr="00000000" w14:paraId="0000020D">
            <w:pPr>
              <w:numPr>
                <w:ilvl w:val="1"/>
                <w:numId w:val="12"/>
              </w:numPr>
              <w:spacing w:after="0" w:line="240" w:lineRule="auto"/>
              <w:ind w:left="1440" w:hanging="360"/>
              <w:jc w:val="left"/>
              <w:rPr/>
            </w:pPr>
            <w:r w:rsidDel="00000000" w:rsidR="00000000" w:rsidRPr="00000000">
              <w:rPr>
                <w:rtl w:val="0"/>
              </w:rPr>
              <w:t xml:space="preserve">1</w:t>
              <w:br w:type="textWrapping"/>
            </w:r>
          </w:p>
          <w:p w:rsidR="00000000" w:rsidDel="00000000" w:rsidP="00000000" w:rsidRDefault="00000000" w:rsidRPr="00000000" w14:paraId="0000020E">
            <w:pPr>
              <w:numPr>
                <w:ilvl w:val="1"/>
                <w:numId w:val="12"/>
              </w:numPr>
              <w:spacing w:after="0" w:line="240" w:lineRule="auto"/>
              <w:ind w:left="1440" w:hanging="360"/>
              <w:jc w:val="left"/>
              <w:rPr/>
            </w:pPr>
            <w:r w:rsidDel="00000000" w:rsidR="00000000" w:rsidRPr="00000000">
              <w:rPr>
                <w:rtl w:val="0"/>
              </w:rPr>
              <w:t xml:space="preserve">2</w:t>
              <w:br w:type="textWrapping"/>
            </w:r>
          </w:p>
          <w:p w:rsidR="00000000" w:rsidDel="00000000" w:rsidP="00000000" w:rsidRDefault="00000000" w:rsidRPr="00000000" w14:paraId="0000020F">
            <w:pPr>
              <w:numPr>
                <w:ilvl w:val="1"/>
                <w:numId w:val="12"/>
              </w:numPr>
              <w:spacing w:after="0" w:line="240" w:lineRule="auto"/>
              <w:ind w:left="1440" w:hanging="360"/>
              <w:jc w:val="left"/>
              <w:rPr/>
            </w:pPr>
            <w:r w:rsidDel="00000000" w:rsidR="00000000" w:rsidRPr="00000000">
              <w:rPr>
                <w:rtl w:val="0"/>
              </w:rPr>
              <w:t xml:space="preserve">3</w:t>
              <w:br w:type="textWrapping"/>
            </w:r>
          </w:p>
          <w:p w:rsidR="00000000" w:rsidDel="00000000" w:rsidP="00000000" w:rsidRDefault="00000000" w:rsidRPr="00000000" w14:paraId="00000210">
            <w:pPr>
              <w:numPr>
                <w:ilvl w:val="1"/>
                <w:numId w:val="12"/>
              </w:numPr>
              <w:spacing w:after="0" w:line="240" w:lineRule="auto"/>
              <w:ind w:left="1440" w:hanging="360"/>
              <w:jc w:val="left"/>
              <w:rPr/>
            </w:pPr>
            <w:r w:rsidDel="00000000" w:rsidR="00000000" w:rsidRPr="00000000">
              <w:rPr>
                <w:rtl w:val="0"/>
              </w:rPr>
              <w:t xml:space="preserve">4</w:t>
              <w:br w:type="textWrapping"/>
            </w:r>
          </w:p>
          <w:p w:rsidR="00000000" w:rsidDel="00000000" w:rsidP="00000000" w:rsidRDefault="00000000" w:rsidRPr="00000000" w14:paraId="00000211">
            <w:pPr>
              <w:numPr>
                <w:ilvl w:val="1"/>
                <w:numId w:val="12"/>
              </w:numPr>
              <w:spacing w:after="0" w:line="240" w:lineRule="auto"/>
              <w:ind w:left="1440" w:hanging="360"/>
              <w:jc w:val="left"/>
              <w:rPr/>
            </w:pPr>
            <w:r w:rsidDel="00000000" w:rsidR="00000000" w:rsidRPr="00000000">
              <w:rPr>
                <w:rtl w:val="0"/>
              </w:rPr>
              <w:t xml:space="preserve">5</w:t>
              <w:br w:type="textWrapping"/>
            </w:r>
          </w:p>
          <w:p w:rsidR="00000000" w:rsidDel="00000000" w:rsidP="00000000" w:rsidRDefault="00000000" w:rsidRPr="00000000" w14:paraId="00000212">
            <w:pPr>
              <w:numPr>
                <w:ilvl w:val="0"/>
                <w:numId w:val="12"/>
              </w:numPr>
              <w:spacing w:after="0" w:line="240" w:lineRule="auto"/>
              <w:ind w:left="720" w:hanging="360"/>
              <w:jc w:val="left"/>
              <w:rPr/>
            </w:pPr>
            <w:r w:rsidDel="00000000" w:rsidR="00000000" w:rsidRPr="00000000">
              <w:rPr>
                <w:rtl w:val="0"/>
              </w:rPr>
              <w:t xml:space="preserve">How frustrating was CAPTCHA 1? (1 = least frustrating, 5 = most frustrating)</w:t>
              <w:br w:type="textWrapping"/>
            </w:r>
          </w:p>
          <w:p w:rsidR="00000000" w:rsidDel="00000000" w:rsidP="00000000" w:rsidRDefault="00000000" w:rsidRPr="00000000" w14:paraId="00000213">
            <w:pPr>
              <w:numPr>
                <w:ilvl w:val="1"/>
                <w:numId w:val="12"/>
              </w:numPr>
              <w:spacing w:after="0" w:line="240" w:lineRule="auto"/>
              <w:ind w:left="1440" w:hanging="360"/>
              <w:jc w:val="left"/>
              <w:rPr/>
            </w:pPr>
            <w:r w:rsidDel="00000000" w:rsidR="00000000" w:rsidRPr="00000000">
              <w:rPr>
                <w:rtl w:val="0"/>
              </w:rPr>
              <w:t xml:space="preserve">1</w:t>
              <w:br w:type="textWrapping"/>
            </w:r>
          </w:p>
          <w:p w:rsidR="00000000" w:rsidDel="00000000" w:rsidP="00000000" w:rsidRDefault="00000000" w:rsidRPr="00000000" w14:paraId="00000214">
            <w:pPr>
              <w:numPr>
                <w:ilvl w:val="1"/>
                <w:numId w:val="12"/>
              </w:numPr>
              <w:spacing w:after="0" w:line="240" w:lineRule="auto"/>
              <w:ind w:left="1440" w:hanging="360"/>
              <w:jc w:val="left"/>
              <w:rPr/>
            </w:pPr>
            <w:r w:rsidDel="00000000" w:rsidR="00000000" w:rsidRPr="00000000">
              <w:rPr>
                <w:rtl w:val="0"/>
              </w:rPr>
              <w:t xml:space="preserve">2</w:t>
              <w:br w:type="textWrapping"/>
            </w:r>
          </w:p>
          <w:p w:rsidR="00000000" w:rsidDel="00000000" w:rsidP="00000000" w:rsidRDefault="00000000" w:rsidRPr="00000000" w14:paraId="00000215">
            <w:pPr>
              <w:numPr>
                <w:ilvl w:val="1"/>
                <w:numId w:val="12"/>
              </w:numPr>
              <w:spacing w:after="0" w:line="240" w:lineRule="auto"/>
              <w:ind w:left="1440" w:hanging="360"/>
              <w:jc w:val="left"/>
              <w:rPr/>
            </w:pPr>
            <w:r w:rsidDel="00000000" w:rsidR="00000000" w:rsidRPr="00000000">
              <w:rPr>
                <w:rtl w:val="0"/>
              </w:rPr>
              <w:t xml:space="preserve">3</w:t>
              <w:br w:type="textWrapping"/>
            </w:r>
          </w:p>
          <w:p w:rsidR="00000000" w:rsidDel="00000000" w:rsidP="00000000" w:rsidRDefault="00000000" w:rsidRPr="00000000" w14:paraId="00000216">
            <w:pPr>
              <w:numPr>
                <w:ilvl w:val="1"/>
                <w:numId w:val="12"/>
              </w:numPr>
              <w:spacing w:after="0" w:line="240" w:lineRule="auto"/>
              <w:ind w:left="1440" w:hanging="360"/>
              <w:jc w:val="left"/>
              <w:rPr/>
            </w:pPr>
            <w:r w:rsidDel="00000000" w:rsidR="00000000" w:rsidRPr="00000000">
              <w:rPr>
                <w:rtl w:val="0"/>
              </w:rPr>
              <w:t xml:space="preserve">4</w:t>
              <w:br w:type="textWrapping"/>
            </w:r>
          </w:p>
          <w:p w:rsidR="00000000" w:rsidDel="00000000" w:rsidP="00000000" w:rsidRDefault="00000000" w:rsidRPr="00000000" w14:paraId="00000217">
            <w:pPr>
              <w:numPr>
                <w:ilvl w:val="1"/>
                <w:numId w:val="12"/>
              </w:numPr>
              <w:spacing w:after="0" w:line="240" w:lineRule="auto"/>
              <w:ind w:left="1440" w:hanging="360"/>
              <w:jc w:val="left"/>
              <w:rPr/>
            </w:pPr>
            <w:r w:rsidDel="00000000" w:rsidR="00000000" w:rsidRPr="00000000">
              <w:rPr>
                <w:rtl w:val="0"/>
              </w:rPr>
              <w:t xml:space="preserve">5</w:t>
              <w:br w:type="textWrapping"/>
            </w:r>
          </w:p>
          <w:p w:rsidR="00000000" w:rsidDel="00000000" w:rsidP="00000000" w:rsidRDefault="00000000" w:rsidRPr="00000000" w14:paraId="00000218">
            <w:pPr>
              <w:numPr>
                <w:ilvl w:val="0"/>
                <w:numId w:val="12"/>
              </w:numPr>
              <w:spacing w:after="0" w:line="240" w:lineRule="auto"/>
              <w:ind w:left="720" w:hanging="360"/>
              <w:jc w:val="left"/>
              <w:rPr/>
            </w:pPr>
            <w:r w:rsidDel="00000000" w:rsidR="00000000" w:rsidRPr="00000000">
              <w:rPr>
                <w:rtl w:val="0"/>
              </w:rPr>
              <w:t xml:space="preserve">How difficult was CAPTCHA 2? (1 = easiest, 5 = hardest)</w:t>
              <w:br w:type="textWrapping"/>
            </w:r>
          </w:p>
          <w:p w:rsidR="00000000" w:rsidDel="00000000" w:rsidP="00000000" w:rsidRDefault="00000000" w:rsidRPr="00000000" w14:paraId="00000219">
            <w:pPr>
              <w:numPr>
                <w:ilvl w:val="1"/>
                <w:numId w:val="12"/>
              </w:numPr>
              <w:spacing w:after="0" w:line="240" w:lineRule="auto"/>
              <w:ind w:left="1440" w:hanging="360"/>
              <w:jc w:val="left"/>
              <w:rPr/>
            </w:pPr>
            <w:r w:rsidDel="00000000" w:rsidR="00000000" w:rsidRPr="00000000">
              <w:rPr>
                <w:rtl w:val="0"/>
              </w:rPr>
              <w:t xml:space="preserve">1</w:t>
              <w:br w:type="textWrapping"/>
            </w:r>
          </w:p>
          <w:p w:rsidR="00000000" w:rsidDel="00000000" w:rsidP="00000000" w:rsidRDefault="00000000" w:rsidRPr="00000000" w14:paraId="0000021A">
            <w:pPr>
              <w:numPr>
                <w:ilvl w:val="1"/>
                <w:numId w:val="12"/>
              </w:numPr>
              <w:spacing w:after="0" w:line="240" w:lineRule="auto"/>
              <w:ind w:left="1440" w:hanging="360"/>
              <w:jc w:val="left"/>
              <w:rPr/>
            </w:pPr>
            <w:r w:rsidDel="00000000" w:rsidR="00000000" w:rsidRPr="00000000">
              <w:rPr>
                <w:rtl w:val="0"/>
              </w:rPr>
              <w:t xml:space="preserve">2</w:t>
              <w:br w:type="textWrapping"/>
            </w:r>
          </w:p>
          <w:p w:rsidR="00000000" w:rsidDel="00000000" w:rsidP="00000000" w:rsidRDefault="00000000" w:rsidRPr="00000000" w14:paraId="0000021B">
            <w:pPr>
              <w:numPr>
                <w:ilvl w:val="1"/>
                <w:numId w:val="12"/>
              </w:numPr>
              <w:spacing w:after="0" w:line="240" w:lineRule="auto"/>
              <w:ind w:left="1440" w:hanging="360"/>
              <w:jc w:val="left"/>
              <w:rPr/>
            </w:pPr>
            <w:r w:rsidDel="00000000" w:rsidR="00000000" w:rsidRPr="00000000">
              <w:rPr>
                <w:rtl w:val="0"/>
              </w:rPr>
              <w:t xml:space="preserve">3</w:t>
              <w:br w:type="textWrapping"/>
            </w:r>
          </w:p>
          <w:p w:rsidR="00000000" w:rsidDel="00000000" w:rsidP="00000000" w:rsidRDefault="00000000" w:rsidRPr="00000000" w14:paraId="0000021C">
            <w:pPr>
              <w:numPr>
                <w:ilvl w:val="1"/>
                <w:numId w:val="12"/>
              </w:numPr>
              <w:spacing w:after="0" w:line="240" w:lineRule="auto"/>
              <w:ind w:left="1440" w:hanging="360"/>
              <w:jc w:val="left"/>
              <w:rPr/>
            </w:pPr>
            <w:r w:rsidDel="00000000" w:rsidR="00000000" w:rsidRPr="00000000">
              <w:rPr>
                <w:rtl w:val="0"/>
              </w:rPr>
              <w:t xml:space="preserve">4</w:t>
              <w:br w:type="textWrapping"/>
            </w:r>
          </w:p>
          <w:p w:rsidR="00000000" w:rsidDel="00000000" w:rsidP="00000000" w:rsidRDefault="00000000" w:rsidRPr="00000000" w14:paraId="0000021D">
            <w:pPr>
              <w:numPr>
                <w:ilvl w:val="1"/>
                <w:numId w:val="12"/>
              </w:numPr>
              <w:spacing w:after="0" w:line="240" w:lineRule="auto"/>
              <w:ind w:left="1440" w:hanging="360"/>
              <w:jc w:val="left"/>
              <w:rPr/>
            </w:pPr>
            <w:r w:rsidDel="00000000" w:rsidR="00000000" w:rsidRPr="00000000">
              <w:rPr>
                <w:rtl w:val="0"/>
              </w:rPr>
              <w:t xml:space="preserve">5</w:t>
              <w:br w:type="textWrapping"/>
            </w:r>
          </w:p>
          <w:p w:rsidR="00000000" w:rsidDel="00000000" w:rsidP="00000000" w:rsidRDefault="00000000" w:rsidRPr="00000000" w14:paraId="0000021E">
            <w:pPr>
              <w:numPr>
                <w:ilvl w:val="0"/>
                <w:numId w:val="12"/>
              </w:numPr>
              <w:spacing w:after="0" w:line="240" w:lineRule="auto"/>
              <w:ind w:left="720" w:hanging="360"/>
              <w:jc w:val="left"/>
              <w:rPr/>
            </w:pPr>
            <w:r w:rsidDel="00000000" w:rsidR="00000000" w:rsidRPr="00000000">
              <w:rPr>
                <w:rtl w:val="0"/>
              </w:rPr>
              <w:t xml:space="preserve">How frustrating was CAPTCHA 2? (1 = least frustrating, 5 = most frustrating)</w:t>
              <w:br w:type="textWrapping"/>
            </w:r>
          </w:p>
          <w:p w:rsidR="00000000" w:rsidDel="00000000" w:rsidP="00000000" w:rsidRDefault="00000000" w:rsidRPr="00000000" w14:paraId="0000021F">
            <w:pPr>
              <w:numPr>
                <w:ilvl w:val="1"/>
                <w:numId w:val="12"/>
              </w:numPr>
              <w:spacing w:after="0" w:line="240" w:lineRule="auto"/>
              <w:ind w:left="1440" w:hanging="360"/>
              <w:jc w:val="left"/>
              <w:rPr/>
            </w:pPr>
            <w:r w:rsidDel="00000000" w:rsidR="00000000" w:rsidRPr="00000000">
              <w:rPr>
                <w:rtl w:val="0"/>
              </w:rPr>
              <w:t xml:space="preserve">1</w:t>
              <w:br w:type="textWrapping"/>
            </w:r>
          </w:p>
          <w:p w:rsidR="00000000" w:rsidDel="00000000" w:rsidP="00000000" w:rsidRDefault="00000000" w:rsidRPr="00000000" w14:paraId="00000220">
            <w:pPr>
              <w:numPr>
                <w:ilvl w:val="1"/>
                <w:numId w:val="12"/>
              </w:numPr>
              <w:spacing w:after="0" w:line="240" w:lineRule="auto"/>
              <w:ind w:left="1440" w:hanging="360"/>
              <w:jc w:val="left"/>
              <w:rPr/>
            </w:pPr>
            <w:r w:rsidDel="00000000" w:rsidR="00000000" w:rsidRPr="00000000">
              <w:rPr>
                <w:rtl w:val="0"/>
              </w:rPr>
              <w:t xml:space="preserve">2</w:t>
              <w:br w:type="textWrapping"/>
            </w:r>
          </w:p>
          <w:p w:rsidR="00000000" w:rsidDel="00000000" w:rsidP="00000000" w:rsidRDefault="00000000" w:rsidRPr="00000000" w14:paraId="00000221">
            <w:pPr>
              <w:numPr>
                <w:ilvl w:val="1"/>
                <w:numId w:val="12"/>
              </w:numPr>
              <w:spacing w:after="0" w:line="240" w:lineRule="auto"/>
              <w:ind w:left="1440" w:hanging="360"/>
              <w:jc w:val="left"/>
              <w:rPr/>
            </w:pPr>
            <w:r w:rsidDel="00000000" w:rsidR="00000000" w:rsidRPr="00000000">
              <w:rPr>
                <w:rtl w:val="0"/>
              </w:rPr>
              <w:t xml:space="preserve">3</w:t>
              <w:br w:type="textWrapping"/>
            </w:r>
          </w:p>
          <w:p w:rsidR="00000000" w:rsidDel="00000000" w:rsidP="00000000" w:rsidRDefault="00000000" w:rsidRPr="00000000" w14:paraId="00000222">
            <w:pPr>
              <w:numPr>
                <w:ilvl w:val="1"/>
                <w:numId w:val="12"/>
              </w:numPr>
              <w:spacing w:after="0" w:line="240" w:lineRule="auto"/>
              <w:ind w:left="1440" w:hanging="360"/>
              <w:jc w:val="left"/>
              <w:rPr/>
            </w:pPr>
            <w:r w:rsidDel="00000000" w:rsidR="00000000" w:rsidRPr="00000000">
              <w:rPr>
                <w:rtl w:val="0"/>
              </w:rPr>
              <w:t xml:space="preserve">4</w:t>
              <w:br w:type="textWrapping"/>
            </w:r>
          </w:p>
          <w:p w:rsidR="00000000" w:rsidDel="00000000" w:rsidP="00000000" w:rsidRDefault="00000000" w:rsidRPr="00000000" w14:paraId="00000223">
            <w:pPr>
              <w:numPr>
                <w:ilvl w:val="1"/>
                <w:numId w:val="12"/>
              </w:numPr>
              <w:spacing w:after="0" w:line="240" w:lineRule="auto"/>
              <w:ind w:left="1440" w:hanging="360"/>
              <w:jc w:val="left"/>
              <w:rPr/>
            </w:pPr>
            <w:r w:rsidDel="00000000" w:rsidR="00000000" w:rsidRPr="00000000">
              <w:rPr>
                <w:rtl w:val="0"/>
              </w:rPr>
              <w:t xml:space="preserve">5</w:t>
              <w:br w:type="textWrapping"/>
            </w:r>
          </w:p>
          <w:p w:rsidR="00000000" w:rsidDel="00000000" w:rsidP="00000000" w:rsidRDefault="00000000" w:rsidRPr="00000000" w14:paraId="00000224">
            <w:pPr>
              <w:numPr>
                <w:ilvl w:val="0"/>
                <w:numId w:val="12"/>
              </w:numPr>
              <w:spacing w:after="0" w:line="240" w:lineRule="auto"/>
              <w:ind w:left="720" w:hanging="360"/>
              <w:jc w:val="left"/>
              <w:rPr/>
            </w:pPr>
            <w:r w:rsidDel="00000000" w:rsidR="00000000" w:rsidRPr="00000000">
              <w:rPr>
                <w:rtl w:val="0"/>
              </w:rPr>
              <w:t xml:space="preserve">Any additional comments?</w:t>
              <w:br w:type="textWrapping"/>
            </w:r>
          </w:p>
          <w:p w:rsidR="00000000" w:rsidDel="00000000" w:rsidP="00000000" w:rsidRDefault="00000000" w:rsidRPr="00000000" w14:paraId="00000225">
            <w:pPr>
              <w:numPr>
                <w:ilvl w:val="1"/>
                <w:numId w:val="12"/>
              </w:numPr>
              <w:spacing w:after="240" w:line="240" w:lineRule="auto"/>
              <w:ind w:left="1440" w:hanging="360"/>
              <w:jc w:val="left"/>
              <w:rPr/>
            </w:pPr>
            <w:r w:rsidDel="00000000" w:rsidR="00000000" w:rsidRPr="00000000">
              <w:rPr>
                <w:rtl w:val="0"/>
              </w:rPr>
              <w:t xml:space="preserve">(Open text box)</w:t>
            </w:r>
          </w:p>
          <w:p w:rsidR="00000000" w:rsidDel="00000000" w:rsidP="00000000" w:rsidRDefault="00000000" w:rsidRPr="00000000" w14:paraId="00000226">
            <w:pPr>
              <w:spacing w:line="240" w:lineRule="auto"/>
              <w:rPr/>
            </w:pPr>
            <w:r w:rsidDel="00000000" w:rsidR="00000000" w:rsidRPr="00000000">
              <w:rPr>
                <w:rtl w:val="0"/>
              </w:rPr>
            </w:r>
          </w:p>
        </w:tc>
      </w:tr>
      <w:tr>
        <w:trPr>
          <w:cantSplit w:val="0"/>
          <w:trHeight w:val="309"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8">
            <w:pPr>
              <w:spacing w:line="240" w:lineRule="auto"/>
              <w:rPr>
                <w:b w:val="1"/>
                <w:bCs w:val="1"/>
              </w:rPr>
            </w:pPr>
            <w:r w:rsidDel="00000000" w:rsidR="00000000" w:rsidRPr="00000000">
              <w:rPr>
                <w:b w:val="1"/>
                <w:bCs w:val="1"/>
                <w:rtl w:val="0"/>
              </w:rPr>
              <w:t xml:space="preserve">Link to interview information sheet and consent form (if online):</w:t>
            </w:r>
          </w:p>
          <w:p w:rsidR="00000000" w:rsidDel="00000000" w:rsidP="00000000" w:rsidRDefault="00000000" w:rsidRPr="00000000" w14:paraId="00000229">
            <w:pPr>
              <w:spacing w:line="240" w:lineRule="auto"/>
              <w:rPr>
                <w:b w:val="1"/>
                <w:bCs w:val="1"/>
              </w:rPr>
            </w:pPr>
            <w:r w:rsidDel="00000000" w:rsidR="00000000" w:rsidRPr="00000000">
              <w:rPr>
                <w:rtl w:val="0"/>
              </w:rPr>
              <w:t xml:space="preserve">N/A</w:t>
            </w:r>
            <w:r w:rsidDel="00000000" w:rsidR="00000000" w:rsidRPr="00000000">
              <w:rPr>
                <w:rtl w:val="0"/>
              </w:rPr>
            </w:r>
          </w:p>
        </w:tc>
      </w:tr>
      <w:tr>
        <w:trPr>
          <w:cantSplit w:val="0"/>
          <w:trHeight w:val="309" w:hRule="atLeast"/>
          <w:tblHeader w:val="0"/>
        </w:trPr>
        <w:tc>
          <w:tcPr>
            <w:vMerge w:val="continue"/>
            <w:tcBorders>
              <w:top w:color="000000" w:space="0" w:sz="4" w:val="single"/>
            </w:tcBorders>
            <w:shd w:fill="d9d9d9"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B">
            <w:pPr>
              <w:spacing w:line="240" w:lineRule="auto"/>
              <w:rPr/>
            </w:pPr>
            <w:r w:rsidDel="00000000" w:rsidR="00000000" w:rsidRPr="00000000">
              <w:rPr>
                <w:b w:val="1"/>
                <w:bCs w:val="1"/>
                <w:rtl w:val="0"/>
              </w:rPr>
              <w:t xml:space="preserve">Interview questions/prompts</w:t>
            </w:r>
            <w:r w:rsidDel="00000000" w:rsidR="00000000" w:rsidRPr="00000000">
              <w:rPr>
                <w:rtl w:val="0"/>
              </w:rPr>
              <w:t xml:space="preserve"> (paste your interview questions/prompts here):</w:t>
            </w:r>
          </w:p>
          <w:p w:rsidR="00000000" w:rsidDel="00000000" w:rsidP="00000000" w:rsidRDefault="00000000" w:rsidRPr="00000000" w14:paraId="0000022C">
            <w:pPr>
              <w:spacing w:line="240" w:lineRule="auto"/>
              <w:rPr/>
            </w:pPr>
            <w:r w:rsidDel="00000000" w:rsidR="00000000" w:rsidRPr="00000000">
              <w:rPr>
                <w:rtl w:val="0"/>
              </w:rPr>
              <w:t xml:space="preserve">N/A</w:t>
            </w:r>
          </w:p>
          <w:p w:rsidR="00000000" w:rsidDel="00000000" w:rsidP="00000000" w:rsidRDefault="00000000" w:rsidRPr="00000000" w14:paraId="0000022D">
            <w:pPr>
              <w:spacing w:line="240" w:lineRule="auto"/>
              <w:rPr/>
            </w:pPr>
            <w:r w:rsidDel="00000000" w:rsidR="00000000" w:rsidRPr="00000000">
              <w:rPr>
                <w:rtl w:val="0"/>
              </w:rPr>
            </w:r>
          </w:p>
        </w:tc>
      </w:tr>
      <w:tr>
        <w:trPr>
          <w:cantSplit w:val="0"/>
          <w:trHeight w:val="309" w:hRule="atLeast"/>
          <w:tblHeader w:val="0"/>
        </w:trPr>
        <w:tc>
          <w:tcPr>
            <w:shd w:fill="d9d9d9" w:val="clear"/>
          </w:tcPr>
          <w:p w:rsidR="00000000" w:rsidDel="00000000" w:rsidP="00000000" w:rsidRDefault="00000000" w:rsidRPr="00000000" w14:paraId="0000022E">
            <w:pPr>
              <w:spacing w:line="24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2F">
            <w:pPr>
              <w:spacing w:after="0" w:line="240" w:lineRule="auto"/>
              <w:rPr>
                <w:b w:val="1"/>
                <w:bCs w:val="1"/>
              </w:rPr>
            </w:pPr>
            <w:r w:rsidDel="00000000" w:rsidR="00000000" w:rsidRPr="00000000">
              <w:rPr>
                <w:b w:val="1"/>
                <w:bCs w:val="1"/>
                <w:rtl w:val="0"/>
              </w:rPr>
              <w:t xml:space="preserve">Recruitment message(s)</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line="240" w:lineRule="auto"/>
              <w:rPr>
                <w:i w:val="1"/>
                <w:iCs w:val="1"/>
                <w:color w:val="548dd4"/>
                <w:sz w:val="20"/>
                <w:szCs w:val="20"/>
              </w:rPr>
            </w:pPr>
            <w:r w:rsidDel="00000000" w:rsidR="00000000" w:rsidRPr="00000000">
              <w:rPr>
                <w:i w:val="1"/>
                <w:iCs w:val="1"/>
                <w:color w:val="548dd4"/>
                <w:sz w:val="20"/>
                <w:szCs w:val="20"/>
                <w:rtl w:val="0"/>
              </w:rPr>
              <w:t xml:space="preserve">Please submit a separate recruitment message per recruitment method</w:t>
            </w:r>
          </w:p>
          <w:p w:rsidR="00000000" w:rsidDel="00000000" w:rsidP="00000000" w:rsidRDefault="00000000" w:rsidRPr="00000000" w14:paraId="00000231">
            <w:pPr>
              <w:spacing w:after="240" w:before="240" w:line="240" w:lineRule="auto"/>
              <w:rPr/>
            </w:pPr>
            <w:r w:rsidDel="00000000" w:rsidR="00000000" w:rsidRPr="00000000">
              <w:rPr>
                <w:rtl w:val="0"/>
              </w:rPr>
              <w:t xml:space="preserve">Hi, I’m conducting a short study as part of my Final Year Project in UL. It involves completing 2 quick online CAPTCHA tasks and answering a short questionnaire.</w:t>
              <w:br w:type="textWrapping"/>
              <w:t xml:space="preserve"> It is anonymous, takes about 5–10 minutes, and is only for adults.</w:t>
            </w:r>
          </w:p>
          <w:p w:rsidR="00000000" w:rsidDel="00000000" w:rsidP="00000000" w:rsidRDefault="00000000" w:rsidRPr="00000000" w14:paraId="00000232">
            <w:pPr>
              <w:spacing w:after="240" w:before="240" w:line="240" w:lineRule="auto"/>
              <w:rPr/>
            </w:pPr>
            <w:ins w:author="Jay" w:id="21" w:date="2026-03-12T15:40:00Z">
              <w:r w:rsidDel="00000000" w:rsidR="00000000" w:rsidRPr="00000000">
                <w:rPr>
                  <w:rtl w:val="0"/>
                </w:rPr>
                <w:t xml:space="preserve">If you'd like to take part, here is the link to the information sheet, consent form, and study:</w:t>
              </w:r>
              <w:r w:rsidDel="00000000" w:rsidR="00000000" w:rsidRPr="00000000">
                <w:fldChar w:fldCharType="begin"/>
              </w:r>
              <w:r w:rsidDel="00000000" w:rsidR="00000000" w:rsidRPr="00000000">
                <w:instrText xml:space="preserve">HYPERLINK "https://fyp-mu-nine.vercel.app/"</w:instrText>
              </w:r>
              <w:r w:rsidDel="00000000" w:rsidR="00000000" w:rsidRPr="00000000">
                <w:fldChar w:fldCharType="separate"/>
              </w:r>
              <w:r w:rsidDel="00000000" w:rsidR="00000000" w:rsidRPr="00000000">
                <w:rPr>
                  <w:rtl w:val="0"/>
                </w:rPr>
                <w:t xml:space="preserve"> </w:t>
              </w:r>
              <w:r w:rsidDel="00000000" w:rsidR="00000000" w:rsidRPr="00000000">
                <w:fldChar w:fldCharType="end"/>
              </w:r>
              <w:r w:rsidDel="00000000" w:rsidR="00000000" w:rsidRPr="00000000">
                <w:fldChar w:fldCharType="begin"/>
              </w:r>
              <w:r w:rsidDel="00000000" w:rsidR="00000000" w:rsidRPr="00000000">
                <w:instrText xml:space="preserve">HYPERLINK "https://fyp-mu-nine.vercel.app/"</w:instrText>
              </w:r>
              <w:r w:rsidDel="00000000" w:rsidR="00000000" w:rsidRPr="00000000">
                <w:fldChar w:fldCharType="separate"/>
              </w:r>
              <w:r w:rsidDel="00000000" w:rsidR="00000000" w:rsidRPr="00000000">
                <w:rPr>
                  <w:color w:val="1155cc"/>
                  <w:u w:val="single"/>
                  <w:rtl w:val="0"/>
                </w:rPr>
                <w:t xml:space="preserve">https://fyp-mu-nine.vercel.app/</w:t>
              </w:r>
              <w:r w:rsidDel="00000000" w:rsidR="00000000" w:rsidRPr="00000000">
                <w:fldChar w:fldCharType="end"/>
              </w:r>
            </w:ins>
            <w:del w:author="Jay" w:id="21" w:date="2026-03-12T15:40:00Z">
              <w:r w:rsidDel="00000000" w:rsidR="00000000" w:rsidRPr="00000000">
                <w:fldChar w:fldCharType="begin"/>
              </w:r>
              <w:r w:rsidDel="00000000" w:rsidR="00000000" w:rsidRPr="00000000">
                <w:delInstrText xml:space="preserve">HYPERLINK "https://fyp-mu-nine.vercel.app/"</w:delInstrText>
              </w:r>
              <w:r w:rsidDel="00000000" w:rsidR="00000000" w:rsidRPr="00000000">
                <w:fldChar w:fldCharType="separate"/>
              </w:r>
              <w:r w:rsidDel="00000000" w:rsidR="00000000" w:rsidRPr="00000000">
                <w:rPr>
                  <w:color w:val="1155cc"/>
                  <w:u w:val="single"/>
                  <w:rtl w:val="0"/>
                </w:rPr>
                <w:delText xml:space="preserve">If you’d like to take part, here is the link to the information sheet, consent form, and study:</w:delText>
              </w:r>
              <w:r w:rsidDel="00000000" w:rsidR="00000000" w:rsidRPr="00000000">
                <w:fldChar w:fldCharType="end"/>
              </w:r>
            </w:del>
            <w:r w:rsidDel="00000000" w:rsidR="00000000" w:rsidRPr="00000000">
              <w:rPr>
                <w:rtl w:val="0"/>
              </w:rPr>
            </w:r>
          </w:p>
          <w:p w:rsidR="00000000" w:rsidDel="00000000" w:rsidP="00000000" w:rsidRDefault="00000000" w:rsidRPr="00000000" w14:paraId="00000233">
            <w:pPr>
              <w:spacing w:after="240" w:before="240" w:line="240" w:lineRule="auto"/>
              <w:rPr/>
            </w:pPr>
            <w:r w:rsidDel="00000000" w:rsidR="00000000" w:rsidRPr="00000000">
              <w:rPr>
                <w:rtl w:val="0"/>
              </w:rPr>
              <w:t xml:space="preserve">Thanks for considering taking part! </w:t>
            </w:r>
          </w:p>
        </w:tc>
      </w:tr>
      <w:tr>
        <w:trPr>
          <w:cantSplit w:val="0"/>
          <w:trHeight w:val="309" w:hRule="atLeast"/>
          <w:tblHeader w:val="0"/>
        </w:trPr>
        <w:tc>
          <w:tcPr>
            <w:tcBorders>
              <w:bottom w:color="000000" w:space="0" w:sz="4" w:val="single"/>
            </w:tcBorders>
            <w:shd w:fill="d9d9d9" w:val="clear"/>
          </w:tcPr>
          <w:p w:rsidR="00000000" w:rsidDel="00000000" w:rsidP="00000000" w:rsidRDefault="00000000" w:rsidRPr="00000000" w14:paraId="00000234">
            <w:pPr>
              <w:spacing w:line="240" w:lineRule="auto"/>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35">
            <w:pPr>
              <w:spacing w:line="240" w:lineRule="auto"/>
              <w:rPr>
                <w:b w:val="1"/>
                <w:bCs w:val="1"/>
              </w:rPr>
            </w:pPr>
            <w:r w:rsidDel="00000000" w:rsidR="00000000" w:rsidRPr="00000000">
              <w:rPr>
                <w:rtl w:val="0"/>
              </w:rPr>
            </w:r>
          </w:p>
        </w:tc>
      </w:tr>
    </w:tbl>
    <w:p w:rsidR="00000000" w:rsidDel="00000000" w:rsidP="00000000" w:rsidRDefault="00000000" w:rsidRPr="00000000" w14:paraId="00000236">
      <w:pPr>
        <w:spacing w:line="240" w:lineRule="auto"/>
        <w:rPr/>
      </w:pPr>
      <w:r w:rsidDel="00000000" w:rsidR="00000000" w:rsidRPr="00000000">
        <w:rPr>
          <w:rtl w:val="0"/>
        </w:rPr>
      </w:r>
    </w:p>
    <w:p w:rsidR="00000000" w:rsidDel="00000000" w:rsidP="00000000" w:rsidRDefault="00000000" w:rsidRPr="00000000" w14:paraId="00000237">
      <w:pPr>
        <w:spacing w:line="240" w:lineRule="auto"/>
        <w:rPr/>
      </w:pPr>
      <w:r w:rsidDel="00000000" w:rsidR="00000000" w:rsidRPr="00000000">
        <w:rPr>
          <w:rtl w:val="0"/>
        </w:rPr>
      </w:r>
    </w:p>
    <w:p w:rsidR="00000000" w:rsidDel="00000000" w:rsidP="00000000" w:rsidRDefault="00000000" w:rsidRPr="00000000" w14:paraId="0000023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numPr>
          <w:ilvl w:val="0"/>
          <w:numId w:val="17"/>
        </w:numPr>
        <w:spacing w:line="240" w:lineRule="auto"/>
        <w:ind w:left="8795" w:hanging="432.00000000000045"/>
        <w:rPr/>
      </w:pPr>
      <w:r w:rsidDel="00000000" w:rsidR="00000000" w:rsidRPr="00000000">
        <w:rPr>
          <w:rtl w:val="0"/>
        </w:rPr>
        <w:t xml:space="preserve">Declaration</w:t>
      </w:r>
    </w:p>
    <w:p w:rsidR="00000000" w:rsidDel="00000000" w:rsidP="00000000" w:rsidRDefault="00000000" w:rsidRPr="00000000" w14:paraId="0000023A">
      <w:pPr>
        <w:spacing w:line="240" w:lineRule="auto"/>
        <w:rPr/>
      </w:pPr>
      <w:r w:rsidDel="00000000" w:rsidR="00000000" w:rsidRPr="00000000">
        <w:rPr>
          <w:rtl w:val="0"/>
        </w:rPr>
      </w:r>
    </w:p>
    <w:p w:rsidR="00000000" w:rsidDel="00000000" w:rsidP="00000000" w:rsidRDefault="00000000" w:rsidRPr="00000000" w14:paraId="0000023B">
      <w:pPr>
        <w:spacing w:line="240" w:lineRule="auto"/>
        <w:rPr/>
      </w:pPr>
      <w:r w:rsidDel="00000000" w:rsidR="00000000" w:rsidRPr="00000000">
        <w:rPr>
          <w:rtl w:val="0"/>
        </w:rPr>
        <w:t xml:space="preserve">The information in this form is accurate to the best of my knowledge and belief, and I take full responsibility for it.  I undertake to abide by the guidelines outlined in the UL Research Ethics Committee guidelines </w:t>
      </w:r>
      <w:hyperlink r:id="rId28">
        <w:r w:rsidDel="00000000" w:rsidR="00000000" w:rsidRPr="00000000">
          <w:rPr>
            <w:color w:val="0000ff"/>
            <w:u w:val="single"/>
            <w:rtl w:val="0"/>
          </w:rPr>
          <w:t xml:space="preserve">http://www.ul.ie/researchethics/</w:t>
        </w:r>
      </w:hyperlink>
      <w:r w:rsidDel="00000000" w:rsidR="00000000" w:rsidRPr="00000000">
        <w:rPr>
          <w:rtl w:val="0"/>
        </w:rPr>
      </w:r>
    </w:p>
    <w:p w:rsidR="00000000" w:rsidDel="00000000" w:rsidP="00000000" w:rsidRDefault="00000000" w:rsidRPr="00000000" w14:paraId="0000023C">
      <w:pPr>
        <w:spacing w:line="240" w:lineRule="auto"/>
        <w:rPr/>
      </w:pPr>
      <w:r w:rsidDel="00000000" w:rsidR="00000000" w:rsidRPr="00000000">
        <w:rPr>
          <w:rtl w:val="0"/>
        </w:rPr>
      </w:r>
    </w:p>
    <w:p w:rsidR="00000000" w:rsidDel="00000000" w:rsidP="00000000" w:rsidRDefault="00000000" w:rsidRPr="00000000" w14:paraId="0000023D">
      <w:pPr>
        <w:spacing w:line="240" w:lineRule="auto"/>
        <w:rPr/>
      </w:pPr>
      <w:r w:rsidDel="00000000" w:rsidR="00000000" w:rsidRPr="00000000">
        <w:rPr>
          <w:rtl w:val="0"/>
        </w:rPr>
        <w:t xml:space="preserve">I undertake to inform Science and Engineering Ethics Committee of any changes to the study from those detailed in this application.</w:t>
      </w:r>
    </w:p>
    <w:tbl>
      <w:tblPr>
        <w:tblStyle w:val="Table27"/>
        <w:tblW w:w="97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8"/>
        <w:gridCol w:w="5103"/>
        <w:gridCol w:w="2835"/>
        <w:tblGridChange w:id="0">
          <w:tblGrid>
            <w:gridCol w:w="1838"/>
            <w:gridCol w:w="5103"/>
            <w:gridCol w:w="2835"/>
          </w:tblGrid>
        </w:tblGridChange>
      </w:tblGrid>
      <w:tr>
        <w:trPr>
          <w:cantSplit w:val="0"/>
          <w:trHeight w:val="1144" w:hRule="atLeast"/>
          <w:tblHeader w:val="0"/>
        </w:trPr>
        <w:tc>
          <w:tcPr>
            <w:shd w:fill="fdeada" w:val="clear"/>
            <w:vAlign w:val="center"/>
          </w:tcPr>
          <w:p w:rsidR="00000000" w:rsidDel="00000000" w:rsidP="00000000" w:rsidRDefault="00000000" w:rsidRPr="00000000" w14:paraId="0000023E">
            <w:pPr>
              <w:spacing w:line="240" w:lineRule="auto"/>
              <w:jc w:val="left"/>
              <w:rPr/>
            </w:pPr>
            <w:r w:rsidDel="00000000" w:rsidR="00000000" w:rsidRPr="00000000">
              <w:rPr>
                <w:rtl w:val="0"/>
              </w:rPr>
              <w:t xml:space="preserve">Applicant:</w:t>
            </w:r>
          </w:p>
        </w:tc>
        <w:tc>
          <w:tcPr>
            <w:shd w:fill="fdeada" w:val="clear"/>
            <w:vAlign w:val="center"/>
          </w:tcPr>
          <w:p w:rsidR="00000000" w:rsidDel="00000000" w:rsidP="00000000" w:rsidRDefault="00000000" w:rsidRPr="00000000" w14:paraId="0000023F">
            <w:pPr>
              <w:spacing w:line="240" w:lineRule="auto"/>
              <w:jc w:val="left"/>
              <w:rPr/>
            </w:pPr>
            <w:r w:rsidDel="00000000" w:rsidR="00000000" w:rsidRPr="00000000">
              <w:rPr>
                <w:rtl w:val="0"/>
              </w:rPr>
              <w:t xml:space="preserve"> </w:t>
            </w:r>
          </w:p>
          <w:p w:rsidR="00000000" w:rsidDel="00000000" w:rsidP="00000000" w:rsidRDefault="00000000" w:rsidRPr="00000000" w14:paraId="00000240">
            <w:pPr>
              <w:spacing w:line="240" w:lineRule="auto"/>
              <w:rPr/>
            </w:pPr>
            <w:r w:rsidDel="00000000" w:rsidR="00000000" w:rsidRPr="00000000">
              <w:rPr>
                <w:rtl w:val="0"/>
              </w:rPr>
              <w:t xml:space="preserve">Oluwajomiloju Olajitan</w:t>
            </w:r>
          </w:p>
          <w:p w:rsidR="00000000" w:rsidDel="00000000" w:rsidP="00000000" w:rsidRDefault="00000000" w:rsidRPr="00000000" w14:paraId="00000241">
            <w:pPr>
              <w:spacing w:line="240" w:lineRule="auto"/>
              <w:jc w:val="left"/>
              <w:rPr/>
            </w:pPr>
            <w:r w:rsidDel="00000000" w:rsidR="00000000" w:rsidRPr="00000000">
              <w:rPr>
                <w:rtl w:val="0"/>
              </w:rPr>
            </w:r>
          </w:p>
        </w:tc>
        <w:tc>
          <w:tcPr>
            <w:shd w:fill="fdeada" w:val="clear"/>
            <w:vAlign w:val="center"/>
          </w:tcPr>
          <w:p w:rsidR="00000000" w:rsidDel="00000000" w:rsidP="00000000" w:rsidRDefault="00000000" w:rsidRPr="00000000" w14:paraId="00000242">
            <w:pPr>
              <w:spacing w:line="240" w:lineRule="auto"/>
              <w:jc w:val="left"/>
              <w:rPr/>
            </w:pPr>
            <w:r w:rsidDel="00000000" w:rsidR="00000000" w:rsidRPr="00000000">
              <w:rPr>
                <w:rtl w:val="0"/>
              </w:rPr>
              <w:t xml:space="preserve">Date:</w:t>
            </w:r>
          </w:p>
          <w:p w:rsidR="00000000" w:rsidDel="00000000" w:rsidP="00000000" w:rsidRDefault="00000000" w:rsidRPr="00000000" w14:paraId="00000243">
            <w:pPr>
              <w:spacing w:line="240" w:lineRule="auto"/>
              <w:jc w:val="left"/>
              <w:rPr>
                <w:b w:val="1"/>
                <w:bCs w:val="1"/>
              </w:rPr>
            </w:pPr>
            <w:r w:rsidDel="00000000" w:rsidR="00000000" w:rsidRPr="00000000">
              <w:rPr>
                <w:color w:val="808080"/>
                <w:rtl w:val="0"/>
              </w:rPr>
              <w:t xml:space="preserve">30-11-25</w:t>
            </w:r>
            <w:r w:rsidDel="00000000" w:rsidR="00000000" w:rsidRPr="00000000">
              <w:rPr>
                <w:rtl w:val="0"/>
              </w:rPr>
            </w:r>
          </w:p>
        </w:tc>
      </w:tr>
      <w:tr>
        <w:trPr>
          <w:cantSplit w:val="0"/>
          <w:trHeight w:val="1274" w:hRule="atLeast"/>
          <w:tblHeader w:val="0"/>
        </w:trPr>
        <w:tc>
          <w:tcPr>
            <w:shd w:fill="c6d9f1" w:val="clear"/>
            <w:vAlign w:val="center"/>
          </w:tcPr>
          <w:p w:rsidR="00000000" w:rsidDel="00000000" w:rsidP="00000000" w:rsidRDefault="00000000" w:rsidRPr="00000000" w14:paraId="00000244">
            <w:pPr>
              <w:spacing w:line="240" w:lineRule="auto"/>
              <w:jc w:val="left"/>
              <w:rPr/>
            </w:pPr>
            <w:r w:rsidDel="00000000" w:rsidR="00000000" w:rsidRPr="00000000">
              <w:rPr>
                <w:rtl w:val="0"/>
              </w:rPr>
              <w:t xml:space="preserve">Principal Investigator*:</w:t>
            </w:r>
          </w:p>
        </w:tc>
        <w:tc>
          <w:tcPr>
            <w:shd w:fill="c6d9f1" w:val="clear"/>
            <w:vAlign w:val="center"/>
          </w:tcPr>
          <w:p w:rsidR="00000000" w:rsidDel="00000000" w:rsidP="00000000" w:rsidRDefault="00000000" w:rsidRPr="00000000" w14:paraId="00000245">
            <w:pPr>
              <w:spacing w:line="240" w:lineRule="auto"/>
              <w:jc w:val="left"/>
              <w:rPr/>
            </w:pPr>
            <w:r w:rsidDel="00000000" w:rsidR="00000000" w:rsidRPr="00000000">
              <w:rPr>
                <w:rtl w:val="0"/>
              </w:rPr>
            </w:r>
          </w:p>
          <w:p w:rsidR="00000000" w:rsidDel="00000000" w:rsidP="00000000" w:rsidRDefault="00000000" w:rsidRPr="00000000" w14:paraId="00000246">
            <w:pPr>
              <w:spacing w:line="240" w:lineRule="auto"/>
              <w:rPr/>
            </w:pPr>
            <w:r w:rsidDel="00000000" w:rsidR="00000000" w:rsidRPr="00000000">
              <w:rPr>
                <w:rtl w:val="0"/>
              </w:rPr>
              <w:t xml:space="preserve">Dr. Roisin Lyons</w:t>
            </w:r>
          </w:p>
          <w:p w:rsidR="00000000" w:rsidDel="00000000" w:rsidP="00000000" w:rsidRDefault="00000000" w:rsidRPr="00000000" w14:paraId="00000247">
            <w:pPr>
              <w:spacing w:line="240" w:lineRule="auto"/>
              <w:rPr/>
            </w:pPr>
            <w:r w:rsidDel="00000000" w:rsidR="00000000" w:rsidRPr="00000000">
              <w:rPr/>
              <w:drawing>
                <wp:inline distB="0" distT="0" distL="0" distR="0">
                  <wp:extent cx="1136876" cy="526753"/>
                  <wp:effectExtent b="0" l="0" r="0" t="0"/>
                  <wp:docPr id="6"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1136876" cy="526753"/>
                          </a:xfrm>
                          <a:prstGeom prst="rect"/>
                          <a:ln/>
                        </pic:spPr>
                      </pic:pic>
                    </a:graphicData>
                  </a:graphic>
                </wp:inline>
              </w:drawing>
            </w:r>
            <w:r w:rsidDel="00000000" w:rsidR="00000000" w:rsidRPr="00000000">
              <w:rPr>
                <w:rtl w:val="0"/>
              </w:rPr>
            </w:r>
          </w:p>
        </w:tc>
        <w:tc>
          <w:tcPr>
            <w:shd w:fill="c6d9f1" w:val="clear"/>
            <w:vAlign w:val="center"/>
          </w:tcPr>
          <w:p w:rsidR="00000000" w:rsidDel="00000000" w:rsidP="00000000" w:rsidRDefault="00000000" w:rsidRPr="00000000" w14:paraId="00000248">
            <w:pPr>
              <w:spacing w:line="240" w:lineRule="auto"/>
              <w:jc w:val="left"/>
              <w:rPr/>
            </w:pPr>
            <w:r w:rsidDel="00000000" w:rsidR="00000000" w:rsidRPr="00000000">
              <w:rPr>
                <w:rtl w:val="0"/>
              </w:rPr>
              <w:t xml:space="preserve">Date:</w:t>
            </w:r>
          </w:p>
          <w:p w:rsidR="00000000" w:rsidDel="00000000" w:rsidP="00000000" w:rsidRDefault="00000000" w:rsidRPr="00000000" w14:paraId="00000249">
            <w:pPr>
              <w:spacing w:line="240" w:lineRule="auto"/>
              <w:jc w:val="left"/>
              <w:rPr>
                <w:b w:val="1"/>
                <w:bCs w:val="1"/>
              </w:rPr>
            </w:pPr>
            <w:r w:rsidDel="00000000" w:rsidR="00000000" w:rsidRPr="00000000">
              <w:rPr>
                <w:color w:val="808080"/>
                <w:rtl w:val="0"/>
              </w:rPr>
              <w:t xml:space="preserve">10-12-25</w:t>
            </w:r>
            <w:r w:rsidDel="00000000" w:rsidR="00000000" w:rsidRPr="00000000">
              <w:rPr>
                <w:rtl w:val="0"/>
              </w:rPr>
            </w:r>
          </w:p>
        </w:tc>
      </w:tr>
    </w:tbl>
    <w:p w:rsidR="00000000" w:rsidDel="00000000" w:rsidP="00000000" w:rsidRDefault="00000000" w:rsidRPr="00000000" w14:paraId="0000024A">
      <w:pPr>
        <w:spacing w:line="240" w:lineRule="auto"/>
        <w:rPr/>
      </w:pPr>
      <w:r w:rsidDel="00000000" w:rsidR="00000000" w:rsidRPr="00000000">
        <w:rPr>
          <w:rtl w:val="0"/>
        </w:rPr>
      </w:r>
    </w:p>
    <w:p w:rsidR="00000000" w:rsidDel="00000000" w:rsidP="00000000" w:rsidRDefault="00000000" w:rsidRPr="00000000" w14:paraId="0000024B">
      <w:pPr>
        <w:spacing w:line="240" w:lineRule="auto"/>
        <w:rPr/>
      </w:pPr>
      <w:r w:rsidDel="00000000" w:rsidR="00000000" w:rsidRPr="00000000">
        <w:rPr>
          <w:rtl w:val="0"/>
        </w:rPr>
        <w:t xml:space="preserve">*In the case where the Principal Investigator is not a permanent employee of the University, the relevant Head of Department must sign this declaration in their place.</w:t>
      </w:r>
    </w:p>
    <w:p w:rsidR="00000000" w:rsidDel="00000000" w:rsidP="00000000" w:rsidRDefault="00000000" w:rsidRPr="00000000" w14:paraId="0000024C">
      <w:pPr>
        <w:spacing w:line="240" w:lineRule="auto"/>
        <w:jc w:val="cente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24D">
      <w:pPr>
        <w:spacing w:line="240" w:lineRule="auto"/>
        <w:rPr/>
      </w:pPr>
      <w:r w:rsidDel="00000000" w:rsidR="00000000" w:rsidRPr="00000000">
        <w:rPr>
          <w:rtl w:val="0"/>
        </w:rPr>
        <w:t xml:space="preserve">You should email this form with signatures and the additional information (e.g. participant information sheet, consent form etc) as a single word document file to </w:t>
      </w:r>
      <w:hyperlink r:id="rId30">
        <w:r w:rsidDel="00000000" w:rsidR="00000000" w:rsidRPr="00000000">
          <w:rPr>
            <w:color w:val="0000ff"/>
            <w:u w:val="single"/>
            <w:rtl w:val="0"/>
          </w:rPr>
          <w:t xml:space="preserve">johanna.griffin@ul.ie</w:t>
        </w:r>
      </w:hyperlink>
      <w:r w:rsidDel="00000000" w:rsidR="00000000" w:rsidRPr="00000000">
        <w:rPr>
          <w:rtl w:val="0"/>
        </w:rPr>
        <w:t xml:space="preserve"> </w:t>
      </w:r>
    </w:p>
    <w:p w:rsidR="00000000" w:rsidDel="00000000" w:rsidP="00000000" w:rsidRDefault="00000000" w:rsidRPr="00000000" w14:paraId="0000024E">
      <w:pPr>
        <w:spacing w:line="240" w:lineRule="auto"/>
        <w:rPr/>
      </w:pPr>
      <w:r w:rsidDel="00000000" w:rsidR="00000000" w:rsidRPr="00000000">
        <w:rPr>
          <w:rtl w:val="0"/>
        </w:rPr>
      </w:r>
    </w:p>
    <w:p w:rsidR="00000000" w:rsidDel="00000000" w:rsidP="00000000" w:rsidRDefault="00000000" w:rsidRPr="00000000" w14:paraId="0000024F">
      <w:pPr>
        <w:spacing w:line="240" w:lineRule="auto"/>
        <w:jc w:val="center"/>
        <w:rPr>
          <w:sz w:val="28"/>
          <w:szCs w:val="28"/>
        </w:rPr>
      </w:pPr>
      <w:r w:rsidDel="00000000" w:rsidR="00000000" w:rsidRPr="00000000">
        <w:rPr>
          <w:sz w:val="28"/>
          <w:szCs w:val="28"/>
          <w:rtl w:val="0"/>
        </w:rPr>
        <w:t xml:space="preserve">This form must be submitted by the </w:t>
      </w:r>
      <w:r w:rsidDel="00000000" w:rsidR="00000000" w:rsidRPr="00000000">
        <w:rPr>
          <w:b w:val="1"/>
          <w:bCs w:val="1"/>
          <w:sz w:val="28"/>
          <w:szCs w:val="28"/>
          <w:rtl w:val="0"/>
        </w:rPr>
        <w:t xml:space="preserve">PI</w:t>
      </w:r>
      <w:r w:rsidDel="00000000" w:rsidR="00000000" w:rsidRPr="00000000">
        <w:rPr>
          <w:sz w:val="28"/>
          <w:szCs w:val="28"/>
          <w:rtl w:val="0"/>
        </w:rPr>
        <w:t xml:space="preserve"> of the study </w:t>
      </w:r>
      <w:r w:rsidDel="00000000" w:rsidR="00000000" w:rsidRPr="00000000">
        <w:rPr>
          <w:b w:val="1"/>
          <w:bCs w:val="1"/>
          <w:sz w:val="28"/>
          <w:szCs w:val="28"/>
          <w:rtl w:val="0"/>
        </w:rPr>
        <w:t xml:space="preserve">only</w:t>
      </w:r>
      <w:r w:rsidDel="00000000" w:rsidR="00000000" w:rsidRPr="00000000">
        <w:rPr>
          <w:sz w:val="28"/>
          <w:szCs w:val="28"/>
          <w:rtl w:val="0"/>
        </w:rPr>
        <w:t xml:space="preserve">.</w:t>
      </w:r>
    </w:p>
    <w:p w:rsidR="00000000" w:rsidDel="00000000" w:rsidP="00000000" w:rsidRDefault="00000000" w:rsidRPr="00000000" w14:paraId="00000250">
      <w:pPr>
        <w:spacing w:line="240" w:lineRule="auto"/>
        <w:jc w:val="center"/>
        <w:rPr>
          <w:sz w:val="28"/>
          <w:szCs w:val="28"/>
        </w:rPr>
      </w:pPr>
      <w:r w:rsidDel="00000000" w:rsidR="00000000" w:rsidRPr="00000000">
        <w:rPr>
          <w:b w:val="1"/>
          <w:bCs w:val="1"/>
          <w:sz w:val="28"/>
          <w:szCs w:val="28"/>
          <w:rtl w:val="0"/>
        </w:rPr>
        <w:t xml:space="preserve">Approval must be granted</w:t>
      </w:r>
      <w:r w:rsidDel="00000000" w:rsidR="00000000" w:rsidRPr="00000000">
        <w:rPr>
          <w:sz w:val="28"/>
          <w:szCs w:val="28"/>
          <w:rtl w:val="0"/>
        </w:rPr>
        <w:t xml:space="preserve"> before the study can begin.</w:t>
      </w:r>
    </w:p>
    <w:p w:rsidR="00000000" w:rsidDel="00000000" w:rsidP="00000000" w:rsidRDefault="00000000" w:rsidRPr="00000000" w14:paraId="00000251">
      <w:pPr>
        <w:spacing w:line="240"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numPr>
          <w:ilvl w:val="0"/>
          <w:numId w:val="17"/>
        </w:numPr>
        <w:spacing w:line="240" w:lineRule="auto"/>
        <w:ind w:left="8795" w:hanging="432.00000000000045"/>
        <w:rPr/>
      </w:pPr>
      <w:r w:rsidDel="00000000" w:rsidR="00000000" w:rsidRPr="00000000">
        <w:rPr>
          <w:rtl w:val="0"/>
        </w:rPr>
        <w:t xml:space="preserve">Research Privacy Notice</w:t>
      </w:r>
    </w:p>
    <w:p w:rsidR="00000000" w:rsidDel="00000000" w:rsidP="00000000" w:rsidRDefault="00000000" w:rsidRPr="00000000" w14:paraId="00000253">
      <w:pPr>
        <w:spacing w:line="240" w:lineRule="auto"/>
        <w:rPr/>
      </w:pPr>
      <w:r w:rsidDel="00000000" w:rsidR="00000000" w:rsidRPr="00000000">
        <w:rPr>
          <w:rtl w:val="0"/>
        </w:rPr>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line="240" w:lineRule="auto"/>
        <w:rPr>
          <w:b w:val="1"/>
          <w:bCs w:val="1"/>
          <w:color w:val="000000"/>
          <w:sz w:val="24"/>
          <w:szCs w:val="24"/>
        </w:rPr>
      </w:pPr>
      <w:r w:rsidDel="00000000" w:rsidR="00000000" w:rsidRPr="00000000">
        <w:rPr>
          <w:b w:val="1"/>
          <w:bCs w:val="1"/>
          <w:color w:val="000000"/>
          <w:sz w:val="24"/>
          <w:szCs w:val="24"/>
          <w:rtl w:val="0"/>
        </w:rPr>
        <w:t xml:space="preserve">Introduction</w:t>
      </w:r>
    </w:p>
    <w:p w:rsidR="00000000" w:rsidDel="00000000" w:rsidP="00000000" w:rsidRDefault="00000000" w:rsidRPr="00000000" w14:paraId="00000255">
      <w:pPr>
        <w:spacing w:line="240" w:lineRule="auto"/>
        <w:rPr/>
      </w:pPr>
      <w:r w:rsidDel="00000000" w:rsidR="00000000" w:rsidRPr="00000000">
        <w:rPr>
          <w:rtl w:val="0"/>
        </w:rPr>
        <w:t xml:space="preserve">This Research Privacy Notice governs the use and storage of your personal data by the University of Limerick (the “University”). The processing of this data is carried out in accordance with the General Data Protection Regulation (GDPR) / Data Protection Acts 1988-2018 (“Data Protection Law”) and in accordance with this Research Privacy Notice.</w:t>
      </w:r>
    </w:p>
    <w:p w:rsidR="00000000" w:rsidDel="00000000" w:rsidP="00000000" w:rsidRDefault="00000000" w:rsidRPr="00000000" w14:paraId="00000256">
      <w:pPr>
        <w:spacing w:line="240" w:lineRule="auto"/>
        <w:rPr>
          <w:color w:val="000000"/>
        </w:rPr>
      </w:pPr>
      <w:r w:rsidDel="00000000" w:rsidR="00000000" w:rsidRPr="00000000">
        <w:rPr>
          <w:rtl w:val="0"/>
        </w:rPr>
        <w:t xml:space="preserve">Any personal data which you provide to the University as part of this research project will be treated with the highest standards of security and confidentiality, in accordance with Irish and European Data Protection Law. </w:t>
      </w:r>
      <w:r w:rsidDel="00000000" w:rsidR="00000000" w:rsidRPr="00000000">
        <w:rPr>
          <w:color w:val="000000"/>
          <w:rtl w:val="0"/>
        </w:rPr>
        <w:t xml:space="preserve">This Notice sets out details of the information that we collect, how we process it and who we share it with. It also explains your rights under data protection law in relation to our processing of your data.</w:t>
      </w:r>
    </w:p>
    <w:p w:rsidR="00000000" w:rsidDel="00000000" w:rsidP="00000000" w:rsidRDefault="00000000" w:rsidRPr="00000000" w14:paraId="00000257">
      <w:pPr>
        <w:spacing w:after="0" w:line="240" w:lineRule="auto"/>
        <w:rPr>
          <w:b w:val="1"/>
          <w:bCs w:val="1"/>
        </w:rPr>
      </w:pPr>
      <w:r w:rsidDel="00000000" w:rsidR="00000000" w:rsidRPr="00000000">
        <w:rPr>
          <w:b w:val="1"/>
          <w:bCs w:val="1"/>
          <w:rtl w:val="0"/>
        </w:rPr>
        <w:t xml:space="preserve">1.</w:t>
        <w:tab/>
        <w:t xml:space="preserve">Title and Purpose of the research project</w:t>
      </w:r>
    </w:p>
    <w:p w:rsidR="00000000" w:rsidDel="00000000" w:rsidP="00000000" w:rsidRDefault="00000000" w:rsidRPr="00000000" w14:paraId="00000258">
      <w:pPr>
        <w:numPr>
          <w:ilvl w:val="1"/>
          <w:numId w:val="15"/>
        </w:numPr>
        <w:pBdr>
          <w:top w:space="0" w:sz="0" w:val="nil"/>
          <w:left w:space="0" w:sz="0" w:val="nil"/>
          <w:bottom w:space="0" w:sz="0" w:val="nil"/>
          <w:right w:space="0" w:sz="0" w:val="nil"/>
          <w:between w:space="0" w:sz="0" w:val="nil"/>
        </w:pBdr>
        <w:spacing w:line="240" w:lineRule="auto"/>
        <w:ind w:left="720" w:hanging="720"/>
        <w:rPr/>
      </w:pPr>
      <w:r w:rsidDel="00000000" w:rsidR="00000000" w:rsidRPr="00000000">
        <w:rPr>
          <w:color w:val="000000"/>
          <w:rtl w:val="0"/>
        </w:rPr>
        <w:t xml:space="preserve">[B</w:t>
      </w:r>
      <w:r w:rsidDel="00000000" w:rsidR="00000000" w:rsidRPr="00000000">
        <w:rPr>
          <w:rtl w:val="0"/>
        </w:rPr>
        <w:t xml:space="preserve">eyond Recognition: Reframing CAPTCHAs as Human-Usable Moving Target Defences</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259">
      <w:pPr>
        <w:spacing w:after="0" w:line="240" w:lineRule="auto"/>
        <w:rPr>
          <w:b w:val="1"/>
          <w:bCs w:val="1"/>
        </w:rPr>
      </w:pPr>
      <w:r w:rsidDel="00000000" w:rsidR="00000000" w:rsidRPr="00000000">
        <w:rPr>
          <w:b w:val="1"/>
          <w:bCs w:val="1"/>
          <w:rtl w:val="0"/>
        </w:rPr>
        <w:t xml:space="preserve">2. </w:t>
        <w:tab/>
        <w:t xml:space="preserve">Research Ethics Committee</w:t>
      </w:r>
    </w:p>
    <w:p w:rsidR="00000000" w:rsidDel="00000000" w:rsidP="00000000" w:rsidRDefault="00000000" w:rsidRPr="00000000" w14:paraId="0000025A">
      <w:pPr>
        <w:spacing w:line="240" w:lineRule="auto"/>
        <w:rPr/>
      </w:pPr>
      <w:r w:rsidDel="00000000" w:rsidR="00000000" w:rsidRPr="00000000">
        <w:rPr>
          <w:rtl w:val="0"/>
        </w:rPr>
        <w:t xml:space="preserve">2.1</w:t>
        <w:tab/>
        <w:t xml:space="preserve">Ethical approval was granted by the Faculty of Science &amp; Engineering Research Ethics Committee on [</w:t>
      </w:r>
      <w:r w:rsidDel="00000000" w:rsidR="00000000" w:rsidRPr="00000000">
        <w:rPr>
          <w:b w:val="1"/>
          <w:bCs w:val="1"/>
          <w:rtl w:val="0"/>
        </w:rPr>
        <w:t xml:space="preserve">insert approval date once available</w:t>
      </w:r>
      <w:r w:rsidDel="00000000" w:rsidR="00000000" w:rsidRPr="00000000">
        <w:rPr>
          <w:rtl w:val="0"/>
        </w:rPr>
        <w:t xml:space="preserve">]. The research ethics approval number is [</w:t>
      </w:r>
      <w:r w:rsidDel="00000000" w:rsidR="00000000" w:rsidRPr="00000000">
        <w:rPr>
          <w:b w:val="1"/>
          <w:bCs w:val="1"/>
          <w:rtl w:val="0"/>
        </w:rPr>
        <w:t xml:space="preserve">include REC reference number</w:t>
      </w:r>
      <w:r w:rsidDel="00000000" w:rsidR="00000000" w:rsidRPr="00000000">
        <w:rPr>
          <w:rtl w:val="0"/>
        </w:rPr>
        <w:t xml:space="preserve">].</w:t>
      </w:r>
    </w:p>
    <w:p w:rsidR="00000000" w:rsidDel="00000000" w:rsidP="00000000" w:rsidRDefault="00000000" w:rsidRPr="00000000" w14:paraId="0000025B">
      <w:pPr>
        <w:spacing w:after="0" w:line="240" w:lineRule="auto"/>
        <w:rPr>
          <w:b w:val="1"/>
          <w:bCs w:val="1"/>
        </w:rPr>
      </w:pPr>
      <w:r w:rsidDel="00000000" w:rsidR="00000000" w:rsidRPr="00000000">
        <w:rPr>
          <w:b w:val="1"/>
          <w:bCs w:val="1"/>
          <w:rtl w:val="0"/>
        </w:rPr>
        <w:t xml:space="preserve">3.</w:t>
        <w:tab/>
        <w:t xml:space="preserve">Identity of the Data Controller(s)</w:t>
      </w:r>
    </w:p>
    <w:p w:rsidR="00000000" w:rsidDel="00000000" w:rsidP="00000000" w:rsidRDefault="00000000" w:rsidRPr="00000000" w14:paraId="0000025C">
      <w:pPr>
        <w:spacing w:line="240" w:lineRule="auto"/>
        <w:rPr/>
      </w:pPr>
      <w:r w:rsidDel="00000000" w:rsidR="00000000" w:rsidRPr="00000000">
        <w:rPr>
          <w:rtl w:val="0"/>
        </w:rPr>
        <w:t xml:space="preserve">3.1</w:t>
        <w:tab/>
        <w:t xml:space="preserve">The Data Controller is</w:t>
      </w:r>
    </w:p>
    <w:p w:rsidR="00000000" w:rsidDel="00000000" w:rsidP="00000000" w:rsidRDefault="00000000" w:rsidRPr="00000000" w14:paraId="0000025D">
      <w:pPr>
        <w:numPr>
          <w:ilvl w:val="0"/>
          <w:numId w:val="16"/>
        </w:numPr>
        <w:pBdr>
          <w:top w:space="0" w:sz="0" w:val="nil"/>
          <w:left w:space="0" w:sz="0" w:val="nil"/>
          <w:bottom w:space="0" w:sz="0" w:val="nil"/>
          <w:right w:space="0" w:sz="0" w:val="nil"/>
          <w:between w:space="0" w:sz="0" w:val="nil"/>
        </w:pBdr>
        <w:spacing w:after="0" w:line="240" w:lineRule="auto"/>
        <w:ind w:left="1440" w:hanging="360"/>
        <w:rPr/>
      </w:pPr>
      <w:r w:rsidDel="00000000" w:rsidR="00000000" w:rsidRPr="00000000">
        <w:rPr>
          <w:color w:val="000000"/>
          <w:rtl w:val="0"/>
        </w:rPr>
        <w:t xml:space="preserve">University of Limerick, Plassey, Limerick.</w:t>
      </w:r>
      <w:r w:rsidDel="00000000" w:rsidR="00000000" w:rsidRPr="00000000">
        <w:rPr>
          <w:rtl w:val="0"/>
        </w:rPr>
      </w:r>
    </w:p>
    <w:p w:rsidR="00000000" w:rsidDel="00000000" w:rsidP="00000000" w:rsidRDefault="00000000" w:rsidRPr="00000000" w14:paraId="0000025E">
      <w:pPr>
        <w:spacing w:after="0" w:line="240" w:lineRule="auto"/>
        <w:rPr>
          <w:b w:val="1"/>
          <w:bCs w:val="1"/>
        </w:rPr>
      </w:pPr>
      <w:r w:rsidDel="00000000" w:rsidR="00000000" w:rsidRPr="00000000">
        <w:rPr>
          <w:b w:val="1"/>
          <w:bCs w:val="1"/>
          <w:rtl w:val="0"/>
        </w:rPr>
        <w:t xml:space="preserve">4.</w:t>
        <w:tab/>
        <w:t xml:space="preserve">Identity and Contact Details of the Data Protection Officer of the Data Controller(s)/</w:t>
      </w:r>
    </w:p>
    <w:p w:rsidR="00000000" w:rsidDel="00000000" w:rsidP="00000000" w:rsidRDefault="00000000" w:rsidRPr="00000000" w14:paraId="0000025F">
      <w:pPr>
        <w:spacing w:line="240" w:lineRule="auto"/>
        <w:rPr/>
      </w:pPr>
      <w:r w:rsidDel="00000000" w:rsidR="00000000" w:rsidRPr="00000000">
        <w:rPr>
          <w:rtl w:val="0"/>
        </w:rPr>
        <w:t xml:space="preserve">4.1</w:t>
        <w:tab/>
        <w:t xml:space="preserve">You can contact the University of Limerick’s Data Protection Officer at</w:t>
      </w:r>
      <w:r w:rsidDel="00000000" w:rsidR="00000000" w:rsidRPr="00000000">
        <w:rPr>
          <w:color w:val="29303a"/>
          <w:rtl w:val="0"/>
        </w:rPr>
        <w:t xml:space="preserve"> </w:t>
      </w:r>
      <w:hyperlink r:id="rId31">
        <w:r w:rsidDel="00000000" w:rsidR="00000000" w:rsidRPr="00000000">
          <w:rPr>
            <w:color w:val="428bca"/>
            <w:rtl w:val="0"/>
          </w:rPr>
          <w:t xml:space="preserve">dataprotection@ul.ie</w:t>
        </w:r>
      </w:hyperlink>
      <w:r w:rsidDel="00000000" w:rsidR="00000000" w:rsidRPr="00000000">
        <w:rPr>
          <w:color w:val="29303a"/>
          <w:rtl w:val="0"/>
        </w:rPr>
        <w:t xml:space="preserve"> </w:t>
      </w:r>
      <w:r w:rsidDel="00000000" w:rsidR="00000000" w:rsidRPr="00000000">
        <w:rPr>
          <w:rtl w:val="0"/>
        </w:rPr>
        <w:t xml:space="preserve">or by writing to Data Protection Officer, Room A1-073, University of Limerick, Limerick.  </w:t>
      </w:r>
    </w:p>
    <w:p w:rsidR="00000000" w:rsidDel="00000000" w:rsidP="00000000" w:rsidRDefault="00000000" w:rsidRPr="00000000" w14:paraId="00000260">
      <w:pPr>
        <w:spacing w:after="0" w:line="240" w:lineRule="auto"/>
        <w:rPr>
          <w:b w:val="1"/>
          <w:bCs w:val="1"/>
        </w:rPr>
      </w:pPr>
      <w:r w:rsidDel="00000000" w:rsidR="00000000" w:rsidRPr="00000000">
        <w:rPr>
          <w:b w:val="1"/>
          <w:bCs w:val="1"/>
          <w:rtl w:val="0"/>
        </w:rPr>
        <w:t xml:space="preserve">5. </w:t>
        <w:tab/>
        <w:t xml:space="preserve">The Identity of the Principal Investigator </w:t>
      </w:r>
    </w:p>
    <w:p w:rsidR="00000000" w:rsidDel="00000000" w:rsidP="00000000" w:rsidRDefault="00000000" w:rsidRPr="00000000" w14:paraId="00000261">
      <w:pPr>
        <w:spacing w:line="240" w:lineRule="auto"/>
        <w:rPr/>
      </w:pPr>
      <w:r w:rsidDel="00000000" w:rsidR="00000000" w:rsidRPr="00000000">
        <w:rPr>
          <w:rtl w:val="0"/>
        </w:rPr>
        <w:t xml:space="preserve">5.1</w:t>
        <w:tab/>
        <w:t xml:space="preserve">The Principal Investigator for this Research Project is Dr. Roisin Lyons, Associate Professor (B) of Entrepreneurship and Innovation, Dept. of Management &amp; Marketing, University of Limerick.</w:t>
      </w:r>
    </w:p>
    <w:p w:rsidR="00000000" w:rsidDel="00000000" w:rsidP="00000000" w:rsidRDefault="00000000" w:rsidRPr="00000000" w14:paraId="00000262">
      <w:pPr>
        <w:spacing w:after="0" w:line="240" w:lineRule="auto"/>
        <w:rPr>
          <w:b w:val="1"/>
          <w:bCs w:val="1"/>
        </w:rPr>
      </w:pPr>
      <w:r w:rsidDel="00000000" w:rsidR="00000000" w:rsidRPr="00000000">
        <w:rPr>
          <w:b w:val="1"/>
          <w:bCs w:val="1"/>
          <w:rtl w:val="0"/>
        </w:rPr>
        <w:t xml:space="preserve">6.</w:t>
        <w:tab/>
        <w:t xml:space="preserve">How we will use your personal data</w:t>
      </w:r>
    </w:p>
    <w:p w:rsidR="00000000" w:rsidDel="00000000" w:rsidP="00000000" w:rsidRDefault="00000000" w:rsidRPr="00000000" w14:paraId="00000263">
      <w:pPr>
        <w:spacing w:line="240" w:lineRule="auto"/>
        <w:rPr/>
      </w:pPr>
      <w:r w:rsidDel="00000000" w:rsidR="00000000" w:rsidRPr="00000000">
        <w:rPr>
          <w:rtl w:val="0"/>
        </w:rPr>
        <w:t xml:space="preserve">6.1</w:t>
        <w:tab/>
        <w:t xml:space="preserve">The University must process your personal data in order to undertake research relating to this project/study. For this study, data will be collected directly from you via an online browser-based CAPTCHA task and a short questionnaire. The data will be used to analyse how humans interact with different CAPTCHA designs, including success, completion times and reported difficulty/frustration, so that we can assess the security and usability of these designs.</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line="240" w:lineRule="auto"/>
        <w:ind w:left="709" w:hanging="709"/>
        <w:rPr>
          <w:color w:val="000000"/>
        </w:rPr>
      </w:pPr>
      <w:r w:rsidDel="00000000" w:rsidR="00000000" w:rsidRPr="00000000">
        <w:rPr>
          <w:color w:val="000000"/>
          <w:rtl w:val="0"/>
        </w:rPr>
        <w:t xml:space="preserve">6.2</w:t>
        <w:tab/>
        <w:t xml:space="preserve">The personal data collected and used in this research will include: </w:t>
      </w:r>
    </w:p>
    <w:p w:rsidR="00000000" w:rsidDel="00000000" w:rsidP="00000000" w:rsidRDefault="00000000" w:rsidRPr="00000000" w14:paraId="00000265">
      <w:pPr>
        <w:numPr>
          <w:ilvl w:val="0"/>
          <w:numId w:val="1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Your interaction with the CAPTCHA challenges (for example, whether you solved them correctly and how long you took);</w:t>
      </w:r>
    </w:p>
    <w:p w:rsidR="00000000" w:rsidDel="00000000" w:rsidP="00000000" w:rsidRDefault="00000000" w:rsidRPr="00000000" w14:paraId="00000266">
      <w:pPr>
        <w:numPr>
          <w:ilvl w:val="0"/>
          <w:numId w:val="11"/>
        </w:numPr>
        <w:pBdr>
          <w:top w:space="0" w:sz="0" w:val="nil"/>
          <w:left w:space="0" w:sz="0" w:val="nil"/>
          <w:bottom w:space="0" w:sz="0" w:val="nil"/>
          <w:right w:space="0" w:sz="0" w:val="nil"/>
          <w:between w:space="0" w:sz="0" w:val="nil"/>
        </w:pBdr>
        <w:spacing w:after="0" w:line="240" w:lineRule="auto"/>
        <w:ind w:left="720" w:hanging="360"/>
        <w:rPr/>
      </w:pPr>
      <w:r w:rsidDel="00000000" w:rsidR="00000000" w:rsidRPr="00000000">
        <w:rPr>
          <w:rtl w:val="0"/>
        </w:rPr>
        <w:t xml:space="preserve">Basic technical context such as the type of device you are using (desktop/laptop or smartphone/tablet);</w:t>
      </w:r>
    </w:p>
    <w:p w:rsidR="00000000" w:rsidDel="00000000" w:rsidP="00000000" w:rsidRDefault="00000000" w:rsidRPr="00000000" w14:paraId="00000267">
      <w:pPr>
        <w:numPr>
          <w:ilvl w:val="0"/>
          <w:numId w:val="11"/>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Your answers to a short questionnaire about how difficult and how frustrating you found each CAPTCHA, and any optional free-text comments.</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We will not collect your name, student ID, email address, IP address or any other direct identifier, and we will not ask you for any sensitive personal information.</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40" w:lineRule="auto"/>
        <w:ind w:left="709" w:hanging="709"/>
        <w:rPr/>
      </w:pPr>
      <w:r w:rsidDel="00000000" w:rsidR="00000000" w:rsidRPr="00000000">
        <w:rPr>
          <w:rtl w:val="0"/>
        </w:rPr>
      </w:r>
    </w:p>
    <w:p w:rsidR="00000000" w:rsidDel="00000000" w:rsidP="00000000" w:rsidRDefault="00000000" w:rsidRPr="00000000" w14:paraId="0000026A">
      <w:pPr>
        <w:spacing w:line="240" w:lineRule="auto"/>
        <w:rPr/>
      </w:pPr>
      <w:r w:rsidDel="00000000" w:rsidR="00000000" w:rsidRPr="00000000">
        <w:rPr>
          <w:rtl w:val="0"/>
        </w:rPr>
        <w:t xml:space="preserve">6.3</w:t>
        <w:tab/>
      </w:r>
      <w:r w:rsidDel="00000000" w:rsidR="00000000" w:rsidRPr="00000000">
        <w:rPr>
          <w:color w:val="000000"/>
          <w:rtl w:val="0"/>
        </w:rPr>
        <w:t xml:space="preserve">You provide us with your personal data to enable us to undertake the research project. </w:t>
      </w:r>
      <w:r w:rsidDel="00000000" w:rsidR="00000000" w:rsidRPr="00000000">
        <w:rPr>
          <w:rtl w:val="0"/>
        </w:rPr>
        <w:t xml:space="preserve">Participation in this research </w:t>
      </w:r>
      <w:r w:rsidDel="00000000" w:rsidR="00000000" w:rsidRPr="00000000">
        <w:rPr>
          <w:color w:val="000000"/>
          <w:rtl w:val="0"/>
        </w:rPr>
        <w:t xml:space="preserve">project</w:t>
      </w:r>
      <w:r w:rsidDel="00000000" w:rsidR="00000000" w:rsidRPr="00000000">
        <w:rPr>
          <w:rtl w:val="0"/>
        </w:rPr>
        <w:t xml:space="preserve"> is voluntary, and participants may withdraw without giving any reason.  Should you wish to withdraw, you may do so by contacting the Principal Investigator at Roisin.Lyons@ul.ie or in writing to Dr. Roisin Lyons, Dept. of Management &amp; Marketing, University of Limerick, Limerick, Ireland.</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240" w:lineRule="auto"/>
        <w:rPr>
          <w:b w:val="1"/>
          <w:bCs w:val="1"/>
          <w:color w:val="000000"/>
        </w:rPr>
      </w:pPr>
      <w:r w:rsidDel="00000000" w:rsidR="00000000" w:rsidRPr="00000000">
        <w:rPr>
          <w:b w:val="1"/>
          <w:bCs w:val="1"/>
          <w:color w:val="000000"/>
          <w:rtl w:val="0"/>
        </w:rPr>
        <w:t xml:space="preserve">7.</w:t>
        <w:tab/>
        <w:t xml:space="preserve">Lawful Basis for University Processing Personal Data </w:t>
      </w:r>
    </w:p>
    <w:p w:rsidR="00000000" w:rsidDel="00000000" w:rsidP="00000000" w:rsidRDefault="00000000" w:rsidRPr="00000000" w14:paraId="0000026C">
      <w:pPr>
        <w:spacing w:line="240" w:lineRule="auto"/>
        <w:rPr/>
      </w:pPr>
      <w:r w:rsidDel="00000000" w:rsidR="00000000" w:rsidRPr="00000000">
        <w:rPr>
          <w:color w:val="000000"/>
          <w:rtl w:val="0"/>
        </w:rPr>
        <w:t xml:space="preserve">7.1</w:t>
        <w:tab/>
      </w:r>
      <w:r w:rsidDel="00000000" w:rsidR="00000000" w:rsidRPr="00000000">
        <w:rPr>
          <w:rtl w:val="0"/>
        </w:rPr>
        <w:t xml:space="preserve">Data Protection Law requires that the University must have a valid legal reason to process and use your personal data. This is often called a ‘lawful basis’. GDPR requires us to be explicit with you about the lawful basis upon which we rely in order to process information about you.</w:t>
      </w:r>
    </w:p>
    <w:p w:rsidR="00000000" w:rsidDel="00000000" w:rsidP="00000000" w:rsidRDefault="00000000" w:rsidRPr="00000000" w14:paraId="0000026D">
      <w:pPr>
        <w:spacing w:line="240" w:lineRule="auto"/>
        <w:rPr/>
      </w:pPr>
      <w:r w:rsidDel="00000000" w:rsidR="00000000" w:rsidRPr="00000000">
        <w:rPr>
          <w:rtl w:val="0"/>
        </w:rPr>
        <w:t xml:space="preserve">7.2</w:t>
        <w:tab/>
        <w:t xml:space="preserve">The University is carrying out this research in the public interest and for scientific, historical or statistical purposes. In doing so, we are relying on Article 6(1)(e) of the GDPR. Where we are processing special category or sensitive personal data, we are relying on Article 9(2)(j) of GDPR. As required under Data Protection Law, we have appropriate safeguards in place in order to protect your personal data; these are set out in the next section. </w:t>
      </w:r>
    </w:p>
    <w:p w:rsidR="00000000" w:rsidDel="00000000" w:rsidP="00000000" w:rsidRDefault="00000000" w:rsidRPr="00000000" w14:paraId="0000026E">
      <w:pPr>
        <w:spacing w:after="0" w:line="240" w:lineRule="auto"/>
        <w:rPr>
          <w:b w:val="1"/>
          <w:bCs w:val="1"/>
        </w:rPr>
      </w:pPr>
      <w:r w:rsidDel="00000000" w:rsidR="00000000" w:rsidRPr="00000000">
        <w:rPr>
          <w:b w:val="1"/>
          <w:bCs w:val="1"/>
          <w:rtl w:val="0"/>
        </w:rPr>
        <w:t xml:space="preserve">8.</w:t>
        <w:tab/>
        <w:t xml:space="preserve">Protecting Your Personal Data</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40" w:lineRule="auto"/>
        <w:ind w:left="709" w:hanging="709"/>
        <w:rPr>
          <w:i w:val="1"/>
          <w:iCs w:val="1"/>
          <w:color w:val="000000"/>
        </w:rPr>
      </w:pPr>
      <w:r w:rsidDel="00000000" w:rsidR="00000000" w:rsidRPr="00000000">
        <w:rPr>
          <w:i w:val="1"/>
          <w:iCs w:val="1"/>
          <w:color w:val="000000"/>
          <w:rtl w:val="0"/>
        </w:rPr>
        <w:t xml:space="preserve">8.1</w:t>
        <w:tab/>
        <w:t xml:space="preserve">We have the following measures in place to help ensure we keep your personal data safe:</w:t>
      </w:r>
    </w:p>
    <w:p w:rsidR="00000000" w:rsidDel="00000000" w:rsidP="00000000" w:rsidRDefault="00000000" w:rsidRPr="00000000" w14:paraId="00000270">
      <w:pPr>
        <w:numPr>
          <w:ilvl w:val="1"/>
          <w:numId w:val="4"/>
        </w:numPr>
        <w:pBdr>
          <w:top w:space="0" w:sz="0" w:val="nil"/>
          <w:left w:space="0" w:sz="0" w:val="nil"/>
          <w:bottom w:space="0" w:sz="0" w:val="nil"/>
          <w:right w:space="0" w:sz="0" w:val="nil"/>
          <w:between w:space="0" w:sz="0" w:val="nil"/>
        </w:pBdr>
        <w:spacing w:after="0" w:line="240" w:lineRule="auto"/>
        <w:ind w:left="567" w:hanging="360"/>
        <w:rPr>
          <w:color w:val="000000"/>
        </w:rPr>
      </w:pPr>
      <w:r w:rsidDel="00000000" w:rsidR="00000000" w:rsidRPr="00000000">
        <w:rPr>
          <w:color w:val="000000"/>
          <w:rtl w:val="0"/>
        </w:rPr>
        <w:t xml:space="preserve">All researchers at the University must adhere to University policies and procedures that tell our staff and students how to collect and use your information safely; </w:t>
      </w:r>
    </w:p>
    <w:p w:rsidR="00000000" w:rsidDel="00000000" w:rsidP="00000000" w:rsidRDefault="00000000" w:rsidRPr="00000000" w14:paraId="00000271">
      <w:pPr>
        <w:numPr>
          <w:ilvl w:val="1"/>
          <w:numId w:val="4"/>
        </w:numPr>
        <w:pBdr>
          <w:top w:space="0" w:sz="0" w:val="nil"/>
          <w:left w:space="0" w:sz="0" w:val="nil"/>
          <w:bottom w:space="0" w:sz="0" w:val="nil"/>
          <w:right w:space="0" w:sz="0" w:val="nil"/>
          <w:between w:space="0" w:sz="0" w:val="nil"/>
        </w:pBdr>
        <w:spacing w:after="0" w:line="240" w:lineRule="auto"/>
        <w:ind w:left="567" w:hanging="360"/>
        <w:rPr>
          <w:color w:val="000000"/>
        </w:rPr>
      </w:pPr>
      <w:r w:rsidDel="00000000" w:rsidR="00000000" w:rsidRPr="00000000">
        <w:rPr>
          <w:color w:val="000000"/>
          <w:rtl w:val="0"/>
        </w:rPr>
        <w:t xml:space="preserve">Training is made available to all researchers to ensure our staff and students understand the importance of data protection and how to protect your personal data; </w:t>
      </w:r>
    </w:p>
    <w:p w:rsidR="00000000" w:rsidDel="00000000" w:rsidP="00000000" w:rsidRDefault="00000000" w:rsidRPr="00000000" w14:paraId="00000272">
      <w:pPr>
        <w:numPr>
          <w:ilvl w:val="1"/>
          <w:numId w:val="4"/>
        </w:numPr>
        <w:pBdr>
          <w:top w:space="0" w:sz="0" w:val="nil"/>
          <w:left w:space="0" w:sz="0" w:val="nil"/>
          <w:bottom w:space="0" w:sz="0" w:val="nil"/>
          <w:right w:space="0" w:sz="0" w:val="nil"/>
          <w:between w:space="0" w:sz="0" w:val="nil"/>
        </w:pBdr>
        <w:spacing w:after="0" w:line="240" w:lineRule="auto"/>
        <w:ind w:left="567" w:hanging="360"/>
        <w:rPr>
          <w:color w:val="000000"/>
        </w:rPr>
      </w:pPr>
      <w:r w:rsidDel="00000000" w:rsidR="00000000" w:rsidRPr="00000000">
        <w:rPr>
          <w:color w:val="000000"/>
          <w:rtl w:val="0"/>
        </w:rPr>
        <w:t xml:space="preserve">The University has security arrangements and technical measures in place that ensure your information is stored safely and securely;</w:t>
      </w:r>
    </w:p>
    <w:p w:rsidR="00000000" w:rsidDel="00000000" w:rsidP="00000000" w:rsidRDefault="00000000" w:rsidRPr="00000000" w14:paraId="00000273">
      <w:pPr>
        <w:numPr>
          <w:ilvl w:val="1"/>
          <w:numId w:val="4"/>
        </w:numPr>
        <w:pBdr>
          <w:top w:space="0" w:sz="0" w:val="nil"/>
          <w:left w:space="0" w:sz="0" w:val="nil"/>
          <w:bottom w:space="0" w:sz="0" w:val="nil"/>
          <w:right w:space="0" w:sz="0" w:val="nil"/>
          <w:between w:space="0" w:sz="0" w:val="nil"/>
        </w:pBdr>
        <w:spacing w:after="0" w:line="240" w:lineRule="auto"/>
        <w:ind w:left="567" w:hanging="360"/>
        <w:rPr>
          <w:color w:val="000000"/>
        </w:rPr>
      </w:pPr>
      <w:r w:rsidDel="00000000" w:rsidR="00000000" w:rsidRPr="00000000">
        <w:rPr>
          <w:color w:val="000000"/>
          <w:rtl w:val="0"/>
        </w:rPr>
        <w:t xml:space="preserve">All research projects involving personal data are reviewed and approved by a research ethics committee in line with University policies and procedures; </w:t>
      </w:r>
    </w:p>
    <w:p w:rsidR="00000000" w:rsidDel="00000000" w:rsidP="00000000" w:rsidRDefault="00000000" w:rsidRPr="00000000" w14:paraId="00000274">
      <w:pPr>
        <w:numPr>
          <w:ilvl w:val="1"/>
          <w:numId w:val="4"/>
        </w:numPr>
        <w:pBdr>
          <w:top w:space="0" w:sz="0" w:val="nil"/>
          <w:left w:space="0" w:sz="0" w:val="nil"/>
          <w:bottom w:space="0" w:sz="0" w:val="nil"/>
          <w:right w:space="0" w:sz="0" w:val="nil"/>
          <w:between w:space="0" w:sz="0" w:val="nil"/>
        </w:pBdr>
        <w:spacing w:after="0" w:line="240" w:lineRule="auto"/>
        <w:ind w:left="567" w:hanging="360"/>
        <w:rPr>
          <w:color w:val="000000"/>
        </w:rPr>
      </w:pPr>
      <w:r w:rsidDel="00000000" w:rsidR="00000000" w:rsidRPr="00000000">
        <w:rPr>
          <w:color w:val="000000"/>
          <w:rtl w:val="0"/>
        </w:rPr>
        <w:t xml:space="preserve">Where a research project may involve a high risk, we first carry out a data protection  impact assessment to assess risks and ensure adequate safeguards are in place;</w:t>
      </w:r>
    </w:p>
    <w:p w:rsidR="00000000" w:rsidDel="00000000" w:rsidP="00000000" w:rsidRDefault="00000000" w:rsidRPr="00000000" w14:paraId="00000275">
      <w:pPr>
        <w:numPr>
          <w:ilvl w:val="1"/>
          <w:numId w:val="4"/>
        </w:numPr>
        <w:pBdr>
          <w:top w:space="0" w:sz="0" w:val="nil"/>
          <w:left w:space="0" w:sz="0" w:val="nil"/>
          <w:bottom w:space="0" w:sz="0" w:val="nil"/>
          <w:right w:space="0" w:sz="0" w:val="nil"/>
          <w:between w:space="0" w:sz="0" w:val="nil"/>
        </w:pBdr>
        <w:spacing w:line="240" w:lineRule="auto"/>
        <w:ind w:left="567" w:hanging="360"/>
        <w:rPr>
          <w:color w:val="000000"/>
        </w:rPr>
      </w:pPr>
      <w:r w:rsidDel="00000000" w:rsidR="00000000" w:rsidRPr="00000000">
        <w:rPr>
          <w:color w:val="000000"/>
          <w:rtl w:val="0"/>
        </w:rPr>
        <w:t xml:space="preserve">Where your personal data is processed for health research, we will always obtain your explicit consent in advance (in line with the Health Research Regulations 2018).</w:t>
      </w:r>
    </w:p>
    <w:p w:rsidR="00000000" w:rsidDel="00000000" w:rsidP="00000000" w:rsidRDefault="00000000" w:rsidRPr="00000000" w14:paraId="00000276">
      <w:pPr>
        <w:spacing w:line="240" w:lineRule="auto"/>
        <w:rPr/>
      </w:pPr>
      <w:r w:rsidDel="00000000" w:rsidR="00000000" w:rsidRPr="00000000">
        <w:rPr>
          <w:rtl w:val="0"/>
        </w:rPr>
        <w:t xml:space="preserve">8.2</w:t>
        <w:tab/>
        <w:t xml:space="preserve">Personal data collected for this research project will be pseudonymised at the point of collection and will be fully anonymised within 12 months.  Truly anonymised data is not Personal Data. Once data is anonymised for the purposes of this research project, the terms of this Privacy Notice will no longer apply.</w:t>
      </w:r>
    </w:p>
    <w:p w:rsidR="00000000" w:rsidDel="00000000" w:rsidP="00000000" w:rsidRDefault="00000000" w:rsidRPr="00000000" w14:paraId="00000277">
      <w:pPr>
        <w:spacing w:after="0" w:line="240" w:lineRule="auto"/>
        <w:rPr/>
      </w:pPr>
      <w:r w:rsidDel="00000000" w:rsidR="00000000" w:rsidRPr="00000000">
        <w:rPr>
          <w:b w:val="1"/>
          <w:bCs w:val="1"/>
          <w:rtl w:val="0"/>
        </w:rPr>
        <w:t xml:space="preserve">9.</w:t>
        <w:tab/>
        <w:t xml:space="preserve">Sharing Your Personal Data with Third Parties</w:t>
      </w:r>
      <w:r w:rsidDel="00000000" w:rsidR="00000000" w:rsidRPr="00000000">
        <w:rPr>
          <w:rtl w:val="0"/>
        </w:rPr>
      </w:r>
    </w:p>
    <w:p w:rsidR="00000000" w:rsidDel="00000000" w:rsidP="00000000" w:rsidRDefault="00000000" w:rsidRPr="00000000" w14:paraId="00000278">
      <w:pPr>
        <w:spacing w:line="240" w:lineRule="auto"/>
        <w:rPr>
          <w:color w:val="000000"/>
        </w:rPr>
      </w:pPr>
      <w:r w:rsidDel="00000000" w:rsidR="00000000" w:rsidRPr="00000000">
        <w:rPr>
          <w:rtl w:val="0"/>
        </w:rPr>
        <w:t xml:space="preserve">9.1</w:t>
        <w:tab/>
        <w:t xml:space="preserve">The University will not disclose your personal data to third parties. Anonymous and aggregated data (for example, summary statistics and graphs that do not identify individuals) may be shared in academic outputs such as a Final Year Project report, conference presentation or publication. In this situation, you will not be identifiable from any data we share with a third party.</w:t>
      </w:r>
      <w:r w:rsidDel="00000000" w:rsidR="00000000" w:rsidRPr="00000000">
        <w:rPr>
          <w:rtl w:val="0"/>
        </w:rPr>
      </w:r>
    </w:p>
    <w:p w:rsidR="00000000" w:rsidDel="00000000" w:rsidP="00000000" w:rsidRDefault="00000000" w:rsidRPr="00000000" w14:paraId="00000279">
      <w:pPr>
        <w:spacing w:after="0" w:line="240" w:lineRule="auto"/>
        <w:rPr>
          <w:b w:val="1"/>
          <w:bCs w:val="1"/>
        </w:rPr>
      </w:pPr>
      <w:r w:rsidDel="00000000" w:rsidR="00000000" w:rsidRPr="00000000">
        <w:rPr>
          <w:b w:val="1"/>
          <w:bCs w:val="1"/>
          <w:rtl w:val="0"/>
        </w:rPr>
        <w:t xml:space="preserve">11.</w:t>
        <w:tab/>
        <w:t xml:space="preserve">How long we will keep your data </w:t>
      </w:r>
    </w:p>
    <w:p w:rsidR="00000000" w:rsidDel="00000000" w:rsidP="00000000" w:rsidRDefault="00000000" w:rsidRPr="00000000" w14:paraId="0000027A">
      <w:pPr>
        <w:spacing w:line="240" w:lineRule="auto"/>
        <w:rPr/>
      </w:pPr>
      <w:r w:rsidDel="00000000" w:rsidR="00000000" w:rsidRPr="00000000">
        <w:rPr>
          <w:rtl w:val="0"/>
        </w:rPr>
        <w:t xml:space="preserve">11.1</w:t>
        <w:tab/>
        <w:t xml:space="preserve">All Personal Data collected for this research project will be retained for 7 years.</w:t>
      </w:r>
    </w:p>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0" w:line="240" w:lineRule="auto"/>
        <w:rPr>
          <w:b w:val="1"/>
          <w:bCs w:val="1"/>
          <w:color w:val="000000"/>
        </w:rPr>
      </w:pPr>
      <w:r w:rsidDel="00000000" w:rsidR="00000000" w:rsidRPr="00000000">
        <w:rPr>
          <w:b w:val="1"/>
          <w:bCs w:val="1"/>
          <w:color w:val="000000"/>
          <w:rtl w:val="0"/>
        </w:rPr>
        <w:t xml:space="preserve">12.</w:t>
        <w:tab/>
        <w:t xml:space="preserve">Your rights</w:t>
      </w:r>
    </w:p>
    <w:p w:rsidR="00000000" w:rsidDel="00000000" w:rsidP="00000000" w:rsidRDefault="00000000" w:rsidRPr="00000000" w14:paraId="0000027C">
      <w:pPr>
        <w:spacing w:line="240" w:lineRule="auto"/>
        <w:rPr/>
      </w:pPr>
      <w:r w:rsidDel="00000000" w:rsidR="00000000" w:rsidRPr="00000000">
        <w:rPr>
          <w:rtl w:val="0"/>
        </w:rPr>
        <w:t xml:space="preserve">12.1</w:t>
        <w:tab/>
        <w:t xml:space="preserve">Depending on the lawful basis which we rely on to process your Personal Data, you may have the right to request that we:</w:t>
      </w:r>
    </w:p>
    <w:p w:rsidR="00000000" w:rsidDel="00000000" w:rsidP="00000000" w:rsidRDefault="00000000" w:rsidRPr="00000000" w14:paraId="0000027D">
      <w:pPr>
        <w:numPr>
          <w:ilvl w:val="0"/>
          <w:numId w:val="10"/>
        </w:numPr>
        <w:pBdr>
          <w:top w:space="0" w:sz="0" w:val="nil"/>
          <w:left w:space="0" w:sz="0" w:val="nil"/>
          <w:bottom w:space="0" w:sz="0" w:val="nil"/>
          <w:right w:space="0" w:sz="0" w:val="nil"/>
          <w:between w:space="0" w:sz="0" w:val="nil"/>
        </w:pBdr>
        <w:spacing w:after="0" w:line="240" w:lineRule="auto"/>
        <w:ind w:left="567" w:hanging="360"/>
        <w:rPr/>
      </w:pPr>
      <w:r w:rsidDel="00000000" w:rsidR="00000000" w:rsidRPr="00000000">
        <w:rPr>
          <w:color w:val="000000"/>
          <w:rtl w:val="0"/>
        </w:rPr>
        <w:t xml:space="preserve">provide you with information as to whether we process your data and details relating to our processing, and with a copy of your personal data;</w:t>
      </w:r>
      <w:r w:rsidDel="00000000" w:rsidR="00000000" w:rsidRPr="00000000">
        <w:rPr>
          <w:rtl w:val="0"/>
        </w:rPr>
      </w:r>
    </w:p>
    <w:p w:rsidR="00000000" w:rsidDel="00000000" w:rsidP="00000000" w:rsidRDefault="00000000" w:rsidRPr="00000000" w14:paraId="0000027E">
      <w:pPr>
        <w:numPr>
          <w:ilvl w:val="0"/>
          <w:numId w:val="10"/>
        </w:numPr>
        <w:pBdr>
          <w:top w:space="0" w:sz="0" w:val="nil"/>
          <w:left w:space="0" w:sz="0" w:val="nil"/>
          <w:bottom w:space="0" w:sz="0" w:val="nil"/>
          <w:right w:space="0" w:sz="0" w:val="nil"/>
          <w:between w:space="0" w:sz="0" w:val="nil"/>
        </w:pBdr>
        <w:spacing w:after="0" w:line="240" w:lineRule="auto"/>
        <w:ind w:left="567" w:hanging="360"/>
        <w:rPr/>
      </w:pPr>
      <w:r w:rsidDel="00000000" w:rsidR="00000000" w:rsidRPr="00000000">
        <w:rPr>
          <w:color w:val="000000"/>
          <w:rtl w:val="0"/>
        </w:rPr>
        <w:t xml:space="preserve">rectify any inaccurate data we might have about your without undue delay;</w:t>
      </w:r>
      <w:r w:rsidDel="00000000" w:rsidR="00000000" w:rsidRPr="00000000">
        <w:rPr>
          <w:rtl w:val="0"/>
        </w:rPr>
      </w:r>
    </w:p>
    <w:p w:rsidR="00000000" w:rsidDel="00000000" w:rsidP="00000000" w:rsidRDefault="00000000" w:rsidRPr="00000000" w14:paraId="0000027F">
      <w:pPr>
        <w:numPr>
          <w:ilvl w:val="0"/>
          <w:numId w:val="10"/>
        </w:numPr>
        <w:pBdr>
          <w:top w:space="0" w:sz="0" w:val="nil"/>
          <w:left w:space="0" w:sz="0" w:val="nil"/>
          <w:bottom w:space="0" w:sz="0" w:val="nil"/>
          <w:right w:space="0" w:sz="0" w:val="nil"/>
          <w:between w:space="0" w:sz="0" w:val="nil"/>
        </w:pBdr>
        <w:spacing w:after="0" w:line="240" w:lineRule="auto"/>
        <w:ind w:left="567" w:hanging="360"/>
        <w:rPr/>
      </w:pPr>
      <w:r w:rsidDel="00000000" w:rsidR="00000000" w:rsidRPr="00000000">
        <w:rPr>
          <w:color w:val="000000"/>
          <w:rtl w:val="0"/>
        </w:rPr>
        <w:t xml:space="preserve">complete any incomplete information about you;</w:t>
      </w:r>
      <w:r w:rsidDel="00000000" w:rsidR="00000000" w:rsidRPr="00000000">
        <w:rPr>
          <w:rtl w:val="0"/>
        </w:rPr>
      </w:r>
    </w:p>
    <w:p w:rsidR="00000000" w:rsidDel="00000000" w:rsidP="00000000" w:rsidRDefault="00000000" w:rsidRPr="00000000" w14:paraId="00000280">
      <w:pPr>
        <w:numPr>
          <w:ilvl w:val="0"/>
          <w:numId w:val="10"/>
        </w:numPr>
        <w:pBdr>
          <w:top w:space="0" w:sz="0" w:val="nil"/>
          <w:left w:space="0" w:sz="0" w:val="nil"/>
          <w:bottom w:space="0" w:sz="0" w:val="nil"/>
          <w:right w:space="0" w:sz="0" w:val="nil"/>
          <w:between w:space="0" w:sz="0" w:val="nil"/>
        </w:pBdr>
        <w:spacing w:after="0" w:line="240" w:lineRule="auto"/>
        <w:ind w:left="567" w:hanging="360"/>
        <w:rPr/>
      </w:pPr>
      <w:r w:rsidDel="00000000" w:rsidR="00000000" w:rsidRPr="00000000">
        <w:rPr>
          <w:color w:val="000000"/>
          <w:rtl w:val="0"/>
        </w:rPr>
        <w:t xml:space="preserve">under certain circumstances, erase your Personal Data without undue delay;</w:t>
      </w:r>
      <w:r w:rsidDel="00000000" w:rsidR="00000000" w:rsidRPr="00000000">
        <w:rPr>
          <w:rtl w:val="0"/>
        </w:rPr>
      </w:r>
    </w:p>
    <w:p w:rsidR="00000000" w:rsidDel="00000000" w:rsidP="00000000" w:rsidRDefault="00000000" w:rsidRPr="00000000" w14:paraId="00000281">
      <w:pPr>
        <w:numPr>
          <w:ilvl w:val="0"/>
          <w:numId w:val="10"/>
        </w:numPr>
        <w:pBdr>
          <w:top w:space="0" w:sz="0" w:val="nil"/>
          <w:left w:space="0" w:sz="0" w:val="nil"/>
          <w:bottom w:space="0" w:sz="0" w:val="nil"/>
          <w:right w:space="0" w:sz="0" w:val="nil"/>
          <w:between w:space="0" w:sz="0" w:val="nil"/>
        </w:pBdr>
        <w:spacing w:after="0" w:line="240" w:lineRule="auto"/>
        <w:ind w:left="567" w:hanging="360"/>
        <w:rPr/>
      </w:pPr>
      <w:r w:rsidDel="00000000" w:rsidR="00000000" w:rsidRPr="00000000">
        <w:rPr>
          <w:color w:val="000000"/>
          <w:rtl w:val="0"/>
        </w:rPr>
        <w:t xml:space="preserve">under certain circumstances, be restricted from processing your data;</w:t>
      </w:r>
      <w:r w:rsidDel="00000000" w:rsidR="00000000" w:rsidRPr="00000000">
        <w:rPr>
          <w:rtl w:val="0"/>
        </w:rPr>
      </w:r>
    </w:p>
    <w:p w:rsidR="00000000" w:rsidDel="00000000" w:rsidP="00000000" w:rsidRDefault="00000000" w:rsidRPr="00000000" w14:paraId="00000282">
      <w:pPr>
        <w:numPr>
          <w:ilvl w:val="0"/>
          <w:numId w:val="10"/>
        </w:numPr>
        <w:pBdr>
          <w:top w:space="0" w:sz="0" w:val="nil"/>
          <w:left w:space="0" w:sz="0" w:val="nil"/>
          <w:bottom w:space="0" w:sz="0" w:val="nil"/>
          <w:right w:space="0" w:sz="0" w:val="nil"/>
          <w:between w:space="0" w:sz="0" w:val="nil"/>
        </w:pBdr>
        <w:spacing w:line="240" w:lineRule="auto"/>
        <w:ind w:left="567" w:hanging="360"/>
        <w:rPr/>
      </w:pPr>
      <w:r w:rsidDel="00000000" w:rsidR="00000000" w:rsidRPr="00000000">
        <w:rPr>
          <w:color w:val="000000"/>
          <w:rtl w:val="0"/>
        </w:rPr>
        <w:t xml:space="preserve">under certain circumstances, furnish you with the Personal Data which you provided us within a structured, commonly used and machine readable format;</w:t>
      </w:r>
      <w:r w:rsidDel="00000000" w:rsidR="00000000" w:rsidRPr="00000000">
        <w:rPr>
          <w:rtl w:val="0"/>
        </w:rPr>
      </w:r>
    </w:p>
    <w:p w:rsidR="00000000" w:rsidDel="00000000" w:rsidP="00000000" w:rsidRDefault="00000000" w:rsidRPr="00000000" w14:paraId="00000283">
      <w:pPr>
        <w:spacing w:line="240" w:lineRule="auto"/>
        <w:rPr/>
      </w:pPr>
      <w:r w:rsidDel="00000000" w:rsidR="00000000" w:rsidRPr="00000000">
        <w:rPr>
          <w:rtl w:val="0"/>
        </w:rPr>
        <w:t xml:space="preserve">12.2</w:t>
        <w:tab/>
        <w:t xml:space="preserve">Requests for any of the above should be addressed by email to the Principal Investigator at </w:t>
      </w:r>
      <w:r w:rsidDel="00000000" w:rsidR="00000000" w:rsidRPr="00000000">
        <w:rPr>
          <w:color w:val="0000ff"/>
          <w:u w:val="single"/>
          <w:rtl w:val="0"/>
        </w:rPr>
        <w:t xml:space="preserve">Roisin.Lyons</w:t>
      </w:r>
      <w:hyperlink r:id="rId32">
        <w:r w:rsidDel="00000000" w:rsidR="00000000" w:rsidRPr="00000000">
          <w:rPr>
            <w:color w:val="0000ff"/>
            <w:u w:val="single"/>
            <w:rtl w:val="0"/>
          </w:rPr>
          <w:t xml:space="preserve">@ul.ie</w:t>
        </w:r>
      </w:hyperlink>
      <w:r w:rsidDel="00000000" w:rsidR="00000000" w:rsidRPr="00000000">
        <w:rPr>
          <w:color w:val="0000ff"/>
          <w:rtl w:val="0"/>
        </w:rPr>
        <w:t xml:space="preserve"> </w:t>
      </w:r>
      <w:r w:rsidDel="00000000" w:rsidR="00000000" w:rsidRPr="00000000">
        <w:rPr>
          <w:rtl w:val="0"/>
        </w:rPr>
        <w:t xml:space="preserve">AND the Data Protection Officer at </w:t>
      </w:r>
      <w:hyperlink r:id="rId33">
        <w:r w:rsidDel="00000000" w:rsidR="00000000" w:rsidRPr="00000000">
          <w:rPr>
            <w:i w:val="1"/>
            <w:iCs w:val="1"/>
            <w:color w:val="0000ff"/>
            <w:u w:val="single"/>
            <w:rtl w:val="0"/>
          </w:rPr>
          <w:t xml:space="preserve">dataprotection@ul.ie</w:t>
        </w:r>
      </w:hyperlink>
      <w:r w:rsidDel="00000000" w:rsidR="00000000" w:rsidRPr="00000000">
        <w:rPr>
          <w:rtl w:val="0"/>
        </w:rPr>
        <w:t xml:space="preserve">. Your request will be processed within 30 days of receipt. Please note, however, it may not be possible to facilitate all requests, for example, where the University is required by law to collect and process certain personal data including that personal information that is required of any research participant.</w:t>
      </w:r>
    </w:p>
    <w:p w:rsidR="00000000" w:rsidDel="00000000" w:rsidP="00000000" w:rsidRDefault="00000000" w:rsidRPr="00000000" w14:paraId="00000284">
      <w:pPr>
        <w:spacing w:line="240" w:lineRule="auto"/>
        <w:rPr/>
      </w:pPr>
      <w:r w:rsidDel="00000000" w:rsidR="00000000" w:rsidRPr="00000000">
        <w:rPr>
          <w:rtl w:val="0"/>
        </w:rPr>
        <w:t xml:space="preserve">12.3</w:t>
        <w:tab/>
        <w:t xml:space="preserve">It is your responsibility to let the Principal Investigator know if your contact details change.</w:t>
      </w:r>
    </w:p>
    <w:p w:rsidR="00000000" w:rsidDel="00000000" w:rsidP="00000000" w:rsidRDefault="00000000" w:rsidRPr="00000000" w14:paraId="00000285">
      <w:pPr>
        <w:spacing w:after="0" w:line="240" w:lineRule="auto"/>
        <w:rPr>
          <w:b w:val="1"/>
          <w:bCs w:val="1"/>
        </w:rPr>
      </w:pPr>
      <w:r w:rsidDel="00000000" w:rsidR="00000000" w:rsidRPr="00000000">
        <w:rPr>
          <w:b w:val="1"/>
          <w:bCs w:val="1"/>
          <w:rtl w:val="0"/>
        </w:rPr>
        <w:t xml:space="preserve">13. </w:t>
        <w:tab/>
        <w:t xml:space="preserve">Queries, Contacts, Right of Complaint</w:t>
      </w:r>
    </w:p>
    <w:p w:rsidR="00000000" w:rsidDel="00000000" w:rsidP="00000000" w:rsidRDefault="00000000" w:rsidRPr="00000000" w14:paraId="00000286">
      <w:pPr>
        <w:spacing w:line="240" w:lineRule="auto"/>
        <w:rPr/>
      </w:pPr>
      <w:r w:rsidDel="00000000" w:rsidR="00000000" w:rsidRPr="00000000">
        <w:rPr>
          <w:rtl w:val="0"/>
        </w:rPr>
        <w:t xml:space="preserve">13.1</w:t>
        <w:tab/>
        <w:t xml:space="preserve">Further information on Data Protection at the University of Limerick may be viewed at </w:t>
      </w:r>
      <w:hyperlink r:id="rId34">
        <w:r w:rsidDel="00000000" w:rsidR="00000000" w:rsidRPr="00000000">
          <w:rPr>
            <w:i w:val="1"/>
            <w:iCs w:val="1"/>
            <w:color w:val="0000ff"/>
            <w:u w:val="single"/>
            <w:rtl w:val="0"/>
          </w:rPr>
          <w:t xml:space="preserve">www.ul.ie/dataprotection</w:t>
        </w:r>
      </w:hyperlink>
      <w:r w:rsidDel="00000000" w:rsidR="00000000" w:rsidRPr="00000000">
        <w:rPr>
          <w:rtl w:val="0"/>
        </w:rPr>
        <w:t xml:space="preserve">. You can contact the Data Protection Officer at </w:t>
      </w:r>
      <w:hyperlink r:id="rId35">
        <w:r w:rsidDel="00000000" w:rsidR="00000000" w:rsidRPr="00000000">
          <w:rPr>
            <w:i w:val="1"/>
            <w:iCs w:val="1"/>
            <w:color w:val="0000ff"/>
            <w:u w:val="single"/>
            <w:rtl w:val="0"/>
          </w:rPr>
          <w:t xml:space="preserve">dataprotection@ul.ie</w:t>
        </w:r>
      </w:hyperlink>
      <w:r w:rsidDel="00000000" w:rsidR="00000000" w:rsidRPr="00000000">
        <w:rPr>
          <w:rtl w:val="0"/>
        </w:rPr>
        <w:t xml:space="preserve"> or by writing to Data Protection Officer, Room A1-073, University of Limerick, Limerick.</w:t>
      </w:r>
    </w:p>
    <w:p w:rsidR="00000000" w:rsidDel="00000000" w:rsidP="00000000" w:rsidRDefault="00000000" w:rsidRPr="00000000" w14:paraId="00000287">
      <w:pPr>
        <w:spacing w:line="240" w:lineRule="auto"/>
        <w:rPr/>
        <w:sectPr>
          <w:headerReference r:id="rId36" w:type="default"/>
          <w:type w:val="nextPage"/>
          <w:pgSz w:h="16838" w:w="11906" w:orient="portrait"/>
          <w:pgMar w:bottom="709" w:top="993" w:left="1418" w:right="1418" w:header="709" w:footer="0"/>
          <w:pgNumType w:start="1"/>
        </w:sectPr>
      </w:pPr>
      <w:r w:rsidDel="00000000" w:rsidR="00000000" w:rsidRPr="00000000">
        <w:rPr>
          <w:rtl w:val="0"/>
        </w:rPr>
        <w:t xml:space="preserve">13.2</w:t>
        <w:tab/>
        <w:t xml:space="preserve">You have a right to lodge a complaint with the Office of the Data Protection Commissioner (Supervisory Authority). While we recommend that you raise any concerns or queries with us first at the following email address Roisin.Lyons@ul.ie, you may contact that Office at </w:t>
      </w:r>
      <w:hyperlink r:id="rId37">
        <w:r w:rsidDel="00000000" w:rsidR="00000000" w:rsidRPr="00000000">
          <w:rPr>
            <w:i w:val="1"/>
            <w:iCs w:val="1"/>
            <w:color w:val="0000ff"/>
            <w:u w:val="single"/>
            <w:rtl w:val="0"/>
          </w:rPr>
          <w:t xml:space="preserve">info@dataprotection.ie</w:t>
        </w:r>
      </w:hyperlink>
      <w:r w:rsidDel="00000000" w:rsidR="00000000" w:rsidRPr="00000000">
        <w:rPr>
          <w:color w:val="222222"/>
          <w:rtl w:val="0"/>
        </w:rPr>
        <w:t xml:space="preserve"> </w:t>
      </w:r>
      <w:r w:rsidDel="00000000" w:rsidR="00000000" w:rsidRPr="00000000">
        <w:rPr>
          <w:rtl w:val="0"/>
        </w:rPr>
        <w:t xml:space="preserve">or by writing to the Data Protection Commission, 21 Fitzwilliam Square South, Dublin 2, D02 RD28.</w:t>
      </w:r>
    </w:p>
    <w:p w:rsidR="00000000" w:rsidDel="00000000" w:rsidP="00000000" w:rsidRDefault="00000000" w:rsidRPr="00000000" w14:paraId="00000288">
      <w:pPr>
        <w:pStyle w:val="Heading1"/>
        <w:numPr>
          <w:ilvl w:val="0"/>
          <w:numId w:val="17"/>
        </w:numPr>
        <w:spacing w:line="240" w:lineRule="auto"/>
        <w:ind w:left="8795" w:hanging="432.00000000000045"/>
        <w:rPr/>
      </w:pPr>
      <w:r w:rsidDel="00000000" w:rsidR="00000000" w:rsidRPr="00000000">
        <w:rPr>
          <w:rtl w:val="0"/>
        </w:rPr>
        <w:t xml:space="preserve">Templates – Information Sheet and Consent Form</w:t>
      </w:r>
    </w:p>
    <w:p w:rsidR="00000000" w:rsidDel="00000000" w:rsidP="00000000" w:rsidRDefault="00000000" w:rsidRPr="00000000" w14:paraId="00000289">
      <w:pPr>
        <w:spacing w:line="240" w:lineRule="auto"/>
        <w:rPr/>
      </w:pPr>
      <w:r w:rsidDel="00000000" w:rsidR="00000000" w:rsidRPr="00000000">
        <w:rPr>
          <w:rtl w:val="0"/>
        </w:rPr>
      </w:r>
    </w:p>
    <w:p w:rsidR="00000000" w:rsidDel="00000000" w:rsidP="00000000" w:rsidRDefault="00000000" w:rsidRPr="00000000" w14:paraId="0000028A">
      <w:pPr>
        <w:spacing w:line="240" w:lineRule="auto"/>
        <w:rPr/>
      </w:pPr>
      <w:r w:rsidDel="00000000" w:rsidR="00000000" w:rsidRPr="00000000">
        <w:rPr>
          <w:rtl w:val="0"/>
        </w:rPr>
        <w:t xml:space="preserve">Please ensure that you include all required information as per the templates below.</w:t>
      </w:r>
    </w:p>
    <w:p w:rsidR="00000000" w:rsidDel="00000000" w:rsidP="00000000" w:rsidRDefault="00000000" w:rsidRPr="00000000" w14:paraId="0000028B">
      <w:pPr>
        <w:spacing w:line="240" w:lineRule="auto"/>
        <w:rPr/>
      </w:pP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t xml:space="preserve">For the online </w:t>
      </w:r>
      <w:r w:rsidDel="00000000" w:rsidR="00000000" w:rsidRPr="00000000">
        <w:rPr>
          <w:b w:val="1"/>
          <w:bCs w:val="1"/>
          <w:rtl w:val="0"/>
        </w:rPr>
        <w:t xml:space="preserve">survey</w:t>
      </w:r>
      <w:r w:rsidDel="00000000" w:rsidR="00000000" w:rsidRPr="00000000">
        <w:rPr>
          <w:rtl w:val="0"/>
        </w:rPr>
        <w:t xml:space="preserve"> information sheet and gated consent form template, please click </w:t>
      </w:r>
      <w:hyperlink r:id="rId38">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28D">
      <w:pPr>
        <w:spacing w:line="240" w:lineRule="auto"/>
        <w:rPr/>
      </w:pPr>
      <w:r w:rsidDel="00000000" w:rsidR="00000000" w:rsidRPr="00000000">
        <w:rPr>
          <w:rtl w:val="0"/>
        </w:rPr>
      </w:r>
    </w:p>
    <w:p w:rsidR="00000000" w:rsidDel="00000000" w:rsidP="00000000" w:rsidRDefault="00000000" w:rsidRPr="00000000" w14:paraId="0000028E">
      <w:pPr>
        <w:spacing w:line="240" w:lineRule="auto"/>
        <w:rPr/>
      </w:pPr>
      <w:r w:rsidDel="00000000" w:rsidR="00000000" w:rsidRPr="00000000">
        <w:rPr>
          <w:rtl w:val="0"/>
        </w:rPr>
        <w:t xml:space="preserve">For the online</w:t>
      </w:r>
      <w:r w:rsidDel="00000000" w:rsidR="00000000" w:rsidRPr="00000000">
        <w:rPr>
          <w:b w:val="1"/>
          <w:bCs w:val="1"/>
          <w:rtl w:val="0"/>
        </w:rPr>
        <w:t xml:space="preserve"> interview</w:t>
      </w:r>
      <w:r w:rsidDel="00000000" w:rsidR="00000000" w:rsidRPr="00000000">
        <w:rPr>
          <w:rtl w:val="0"/>
        </w:rPr>
        <w:t xml:space="preserve"> information sheet and gated consent form template, please click </w:t>
      </w:r>
      <w:hyperlink r:id="rId39">
        <w:r w:rsidDel="00000000" w:rsidR="00000000" w:rsidRPr="00000000">
          <w:rPr>
            <w:color w:val="0000ff"/>
            <w:u w:val="single"/>
            <w:rtl w:val="0"/>
          </w:rPr>
          <w:t xml:space="preserve">here</w:t>
        </w:r>
      </w:hyperlink>
      <w:r w:rsidDel="00000000" w:rsidR="00000000" w:rsidRPr="00000000">
        <w:rPr>
          <w:rtl w:val="0"/>
        </w:rPr>
        <w:t xml:space="preserve">.</w:t>
      </w:r>
    </w:p>
    <w:p w:rsidR="00000000" w:rsidDel="00000000" w:rsidP="00000000" w:rsidRDefault="00000000" w:rsidRPr="00000000" w14:paraId="0000028F">
      <w:pPr>
        <w:spacing w:line="240" w:lineRule="auto"/>
        <w:rPr/>
      </w:pPr>
      <w:r w:rsidDel="00000000" w:rsidR="00000000" w:rsidRPr="00000000">
        <w:rPr>
          <w:rtl w:val="0"/>
        </w:rPr>
      </w:r>
    </w:p>
    <w:p w:rsidR="00000000" w:rsidDel="00000000" w:rsidP="00000000" w:rsidRDefault="00000000" w:rsidRPr="00000000" w14:paraId="00000290">
      <w:pPr>
        <w:spacing w:line="240" w:lineRule="auto"/>
        <w:rPr>
          <w:b w:val="1"/>
          <w:bCs w:val="1"/>
          <w:sz w:val="40"/>
          <w:szCs w:val="40"/>
        </w:rPr>
      </w:pPr>
      <w:r w:rsidDel="00000000" w:rsidR="00000000" w:rsidRPr="00000000">
        <w:rPr>
          <w:rtl w:val="0"/>
        </w:rPr>
        <w:t xml:space="preserve">For printable templates, please scroll down to the following pages. </w:t>
      </w:r>
      <w:r w:rsidDel="00000000" w:rsidR="00000000" w:rsidRPr="00000000">
        <w:br w:type="page"/>
      </w:r>
      <w:r w:rsidDel="00000000" w:rsidR="00000000" w:rsidRPr="00000000">
        <w:rPr>
          <w:rtl w:val="0"/>
        </w:rPr>
      </w:r>
    </w:p>
    <w:p w:rsidR="00000000" w:rsidDel="00000000" w:rsidP="00000000" w:rsidRDefault="00000000" w:rsidRPr="00000000" w14:paraId="00000291">
      <w:pPr>
        <w:pStyle w:val="Title"/>
        <w:spacing w:after="0" w:line="240" w:lineRule="auto"/>
        <w:rPr/>
      </w:pPr>
      <w:r w:rsidDel="00000000" w:rsidR="00000000" w:rsidRPr="00000000">
        <w:rPr>
          <w:rtl w:val="0"/>
        </w:rPr>
        <w:t xml:space="preserve">Information Sheet</w:t>
      </w:r>
    </w:p>
    <w:p w:rsidR="00000000" w:rsidDel="00000000" w:rsidP="00000000" w:rsidRDefault="00000000" w:rsidRPr="00000000" w14:paraId="00000292">
      <w:pPr>
        <w:pStyle w:val="Subtitle"/>
        <w:spacing w:after="0" w:line="240"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Phase 1 - Survey</w:t>
      </w:r>
    </w:p>
    <w:p w:rsidR="00000000" w:rsidDel="00000000" w:rsidP="00000000" w:rsidRDefault="00000000" w:rsidRPr="00000000" w14:paraId="00000293">
      <w:pPr>
        <w:spacing w:line="240" w:lineRule="auto"/>
        <w:rPr/>
      </w:pPr>
      <w:r w:rsidDel="00000000" w:rsidR="00000000" w:rsidRPr="00000000">
        <w:rPr>
          <w:rtl w:val="0"/>
        </w:rPr>
        <w:t xml:space="preserve">Dear Participant,</w:t>
      </w:r>
    </w:p>
    <w:p w:rsidR="00000000" w:rsidDel="00000000" w:rsidP="00000000" w:rsidRDefault="00000000" w:rsidRPr="00000000" w14:paraId="00000294">
      <w:pPr>
        <w:spacing w:line="240" w:lineRule="auto"/>
        <w:rPr/>
      </w:pPr>
      <w:r w:rsidDel="00000000" w:rsidR="00000000" w:rsidRPr="00000000">
        <w:rPr>
          <w:rtl w:val="0"/>
        </w:rPr>
        <w:t xml:space="preserve">My name is Oluwajomiloju Olajitan and I am currently undertaking a Final Year Project at the University of Limerick under the supervision of Dr. Roisin Lyons. The title of my proposed research is Beyond Recognition: </w:t>
      </w:r>
      <w:r w:rsidDel="00000000" w:rsidR="00000000" w:rsidRPr="00000000">
        <w:rPr>
          <w:rFonts w:ascii="Arial" w:cs="Arial" w:eastAsia="Arial" w:hAnsi="Arial"/>
          <w:rtl w:val="0"/>
        </w:rPr>
        <w:t xml:space="preserve">Reframing CAPTCHAs as Human-Usable Moving Target Defences</w:t>
      </w:r>
      <w:r w:rsidDel="00000000" w:rsidR="00000000" w:rsidRPr="00000000">
        <w:rPr>
          <w:b w:val="1"/>
          <w:bCs w:val="1"/>
          <w:rtl w:val="0"/>
        </w:rPr>
        <w:t xml:space="preserve">. </w:t>
      </w:r>
      <w:r w:rsidDel="00000000" w:rsidR="00000000" w:rsidRPr="00000000">
        <w:rPr>
          <w:rtl w:val="0"/>
        </w:rPr>
        <w:t xml:space="preserve">The purpose of this project is to investigate if I can improve the security of CAPTCHAs while retaining human usability </w:t>
      </w:r>
    </w:p>
    <w:p w:rsidR="00000000" w:rsidDel="00000000" w:rsidP="00000000" w:rsidRDefault="00000000" w:rsidRPr="00000000" w14:paraId="00000295">
      <w:pPr>
        <w:spacing w:line="240" w:lineRule="auto"/>
        <w:rPr/>
      </w:pPr>
      <w:r w:rsidDel="00000000" w:rsidR="00000000" w:rsidRPr="00000000">
        <w:rPr>
          <w:rtl w:val="0"/>
        </w:rPr>
        <w:t xml:space="preserve">As part of this study, you will be asked to complete 2 CAPTCHA challenges. These tasks will take place online in your web browser and will involve, for example, tracing a simple path with your mouse or finger and clicking on shapes or images to solve small puzzles. The session will take approximately 5-10 minutes in total.</w:t>
      </w:r>
    </w:p>
    <w:p w:rsidR="00000000" w:rsidDel="00000000" w:rsidP="00000000" w:rsidRDefault="00000000" w:rsidRPr="00000000" w14:paraId="00000296">
      <w:pPr>
        <w:spacing w:line="240" w:lineRule="auto"/>
        <w:rPr>
          <w:i w:val="1"/>
          <w:iCs w:val="1"/>
        </w:rPr>
      </w:pPr>
      <w:r w:rsidDel="00000000" w:rsidR="00000000" w:rsidRPr="00000000">
        <w:rPr>
          <w:rtl w:val="0"/>
        </w:rPr>
        <w:t xml:space="preserve">There are no anticipated risks beyond potential temporary frustration similar to using ordinary CAPTCHAs on websites. You may take breaks and you are free to stop participating at any time without giving a reason and without any negative consequences. No video or audio recording will take place and your data will be anonymised</w:t>
      </w:r>
      <w:r w:rsidDel="00000000" w:rsidR="00000000" w:rsidRPr="00000000">
        <w:rPr>
          <w:rtl w:val="0"/>
        </w:rPr>
      </w:r>
    </w:p>
    <w:p w:rsidR="00000000" w:rsidDel="00000000" w:rsidP="00000000" w:rsidRDefault="00000000" w:rsidRPr="00000000" w14:paraId="00000297">
      <w:pPr>
        <w:spacing w:after="0" w:line="240" w:lineRule="auto"/>
        <w:rPr>
          <w:i w:val="1"/>
          <w:iCs w:val="1"/>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rtl w:val="0"/>
        </w:rPr>
        <w:t xml:space="preserve">Your participation is voluntary, and you have the right to withdraw at any time.  To participate in this study, you must be over 18 years of age.</w:t>
      </w:r>
    </w:p>
    <w:p w:rsidR="00000000" w:rsidDel="00000000" w:rsidP="00000000" w:rsidRDefault="00000000" w:rsidRPr="00000000" w14:paraId="00000299">
      <w:pPr>
        <w:spacing w:line="240" w:lineRule="auto"/>
        <w:rPr/>
      </w:pPr>
      <w:r w:rsidDel="00000000" w:rsidR="00000000" w:rsidRPr="00000000">
        <w:rPr>
          <w:rtl w:val="0"/>
        </w:rPr>
        <w:t xml:space="preserve">If you have further questions regarding this research, please feel free to get in touch with either myself or my supervisor using the email addresses listed below.</w:t>
      </w:r>
    </w:p>
    <w:p w:rsidR="00000000" w:rsidDel="00000000" w:rsidP="00000000" w:rsidRDefault="00000000" w:rsidRPr="00000000" w14:paraId="0000029A">
      <w:pPr>
        <w:spacing w:line="240" w:lineRule="auto"/>
        <w:rPr/>
      </w:pPr>
      <w:r w:rsidDel="00000000" w:rsidR="00000000" w:rsidRPr="00000000">
        <w:rPr>
          <w:rtl w:val="0"/>
        </w:rPr>
        <w:t xml:space="preserve">If you have concerns about this study and wish to contact someone independent, you may contact: The Chair, Faculty of Science &amp; Engineering Research Ethics Committee, University of Limerick, Limerick. Tel: 061 213324</w:t>
      </w:r>
    </w:p>
    <w:p w:rsidR="00000000" w:rsidDel="00000000" w:rsidP="00000000" w:rsidRDefault="00000000" w:rsidRPr="00000000" w14:paraId="0000029B">
      <w:pPr>
        <w:spacing w:line="240" w:lineRule="auto"/>
        <w:rPr/>
      </w:pPr>
      <w:r w:rsidDel="00000000" w:rsidR="00000000" w:rsidRPr="00000000">
        <w:rPr>
          <w:rtl w:val="0"/>
        </w:rPr>
        <w:t xml:space="preserve">Yours sincerely,</w:t>
      </w:r>
    </w:p>
    <w:tbl>
      <w:tblPr>
        <w:tblStyle w:val="Table28"/>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2"/>
        <w:gridCol w:w="4928"/>
        <w:tblGridChange w:id="0">
          <w:tblGrid>
            <w:gridCol w:w="4132"/>
            <w:gridCol w:w="4928"/>
          </w:tblGrid>
        </w:tblGridChange>
      </w:tblGrid>
      <w:tr>
        <w:trPr>
          <w:cantSplit w:val="0"/>
          <w:tblHeader w:val="0"/>
        </w:trPr>
        <w:tc>
          <w:tcPr>
            <w:shd w:fill="fdeada" w:val="clear"/>
            <w:vAlign w:val="center"/>
          </w:tcPr>
          <w:p w:rsidR="00000000" w:rsidDel="00000000" w:rsidP="00000000" w:rsidRDefault="00000000" w:rsidRPr="00000000" w14:paraId="0000029C">
            <w:pPr>
              <w:spacing w:after="0" w:line="240" w:lineRule="auto"/>
              <w:rPr/>
            </w:pPr>
            <w:r w:rsidDel="00000000" w:rsidR="00000000" w:rsidRPr="00000000">
              <w:rPr>
                <w:rtl w:val="0"/>
              </w:rPr>
              <w:t xml:space="preserve">Oluwajomiloju Olajitan, </w:t>
            </w:r>
          </w:p>
          <w:p w:rsidR="00000000" w:rsidDel="00000000" w:rsidP="00000000" w:rsidRDefault="00000000" w:rsidRPr="00000000" w14:paraId="0000029D">
            <w:pPr>
              <w:spacing w:after="0" w:line="240" w:lineRule="auto"/>
              <w:rPr/>
            </w:pPr>
            <w:r w:rsidDel="00000000" w:rsidR="00000000" w:rsidRPr="00000000">
              <w:rPr>
                <w:rtl w:val="0"/>
              </w:rPr>
              <w:t xml:space="preserve">23373326@studentmail.ul.ie</w:t>
            </w:r>
          </w:p>
        </w:tc>
        <w:tc>
          <w:tcPr>
            <w:shd w:fill="dbe5f1" w:val="clear"/>
          </w:tcPr>
          <w:p w:rsidR="00000000" w:rsidDel="00000000" w:rsidP="00000000" w:rsidRDefault="00000000" w:rsidRPr="00000000" w14:paraId="0000029E">
            <w:pPr>
              <w:spacing w:after="0" w:line="240" w:lineRule="auto"/>
              <w:rPr/>
            </w:pPr>
            <w:r w:rsidDel="00000000" w:rsidR="00000000" w:rsidRPr="00000000">
              <w:rPr>
                <w:rtl w:val="0"/>
              </w:rPr>
              <w:t xml:space="preserve">Dr Roisin Lyons, </w:t>
            </w:r>
          </w:p>
          <w:p w:rsidR="00000000" w:rsidDel="00000000" w:rsidP="00000000" w:rsidRDefault="00000000" w:rsidRPr="00000000" w14:paraId="0000029F">
            <w:pPr>
              <w:spacing w:after="0" w:line="240" w:lineRule="auto"/>
              <w:rPr/>
            </w:pPr>
            <w:r w:rsidDel="00000000" w:rsidR="00000000" w:rsidRPr="00000000">
              <w:rPr>
                <w:rtl w:val="0"/>
              </w:rPr>
              <w:t xml:space="preserve">Dept. of Management &amp; Marketing,</w:t>
            </w:r>
          </w:p>
          <w:p w:rsidR="00000000" w:rsidDel="00000000" w:rsidP="00000000" w:rsidRDefault="00000000" w:rsidRPr="00000000" w14:paraId="000002A0">
            <w:pPr>
              <w:spacing w:after="0" w:line="240" w:lineRule="auto"/>
              <w:rPr/>
            </w:pPr>
            <w:r w:rsidDel="00000000" w:rsidR="00000000" w:rsidRPr="00000000">
              <w:rPr>
                <w:rFonts w:ascii="Roboto" w:cs="Roboto" w:eastAsia="Roboto" w:hAnsi="Roboto"/>
                <w:sz w:val="21"/>
                <w:szCs w:val="21"/>
                <w:rtl w:val="0"/>
              </w:rPr>
              <w:t xml:space="preserve">003531 7006474,</w:t>
            </w:r>
            <w:r w:rsidDel="00000000" w:rsidR="00000000" w:rsidRPr="00000000">
              <w:rPr>
                <w:rtl w:val="0"/>
              </w:rPr>
            </w:r>
          </w:p>
          <w:p w:rsidR="00000000" w:rsidDel="00000000" w:rsidP="00000000" w:rsidRDefault="00000000" w:rsidRPr="00000000" w14:paraId="000002A1">
            <w:pPr>
              <w:spacing w:after="0" w:line="240" w:lineRule="auto"/>
              <w:rPr/>
            </w:pPr>
            <w:r w:rsidDel="00000000" w:rsidR="00000000" w:rsidRPr="00000000">
              <w:rPr>
                <w:rtl w:val="0"/>
              </w:rPr>
              <w:t xml:space="preserve">Roisin.Lyons@ul.ie</w:t>
            </w:r>
          </w:p>
        </w:tc>
      </w:tr>
    </w:tbl>
    <w:p w:rsidR="00000000" w:rsidDel="00000000" w:rsidP="00000000" w:rsidRDefault="00000000" w:rsidRPr="00000000" w14:paraId="000002A2">
      <w:pPr>
        <w:spacing w:line="240" w:lineRule="auto"/>
        <w:rPr/>
      </w:pPr>
      <w:r w:rsidDel="00000000" w:rsidR="00000000" w:rsidRPr="00000000">
        <w:rPr>
          <w:rtl w:val="0"/>
        </w:rPr>
      </w:r>
    </w:p>
    <w:p w:rsidR="00000000" w:rsidDel="00000000" w:rsidP="00000000" w:rsidRDefault="00000000" w:rsidRPr="00000000" w14:paraId="000002A3">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4">
      <w:pPr>
        <w:pStyle w:val="Title"/>
        <w:spacing w:line="240" w:lineRule="auto"/>
        <w:rPr/>
      </w:pPr>
      <w:r w:rsidDel="00000000" w:rsidR="00000000" w:rsidRPr="00000000">
        <w:rPr>
          <w:rtl w:val="0"/>
        </w:rPr>
        <w:t xml:space="preserve">Ethical Consent Form</w:t>
      </w:r>
    </w:p>
    <w:p w:rsidR="00000000" w:rsidDel="00000000" w:rsidP="00000000" w:rsidRDefault="00000000" w:rsidRPr="00000000" w14:paraId="000002A5">
      <w:pPr>
        <w:spacing w:line="240" w:lineRule="auto"/>
        <w:rPr/>
      </w:pPr>
      <w:r w:rsidDel="00000000" w:rsidR="00000000" w:rsidRPr="00000000">
        <w:rPr>
          <w:rtl w:val="0"/>
        </w:rPr>
        <w:t xml:space="preserve">I, the undersigned, declare that I am willing to take part in research for the project entitled: </w:t>
      </w:r>
    </w:p>
    <w:p w:rsidR="00000000" w:rsidDel="00000000" w:rsidP="00000000" w:rsidRDefault="00000000" w:rsidRPr="00000000" w14:paraId="000002A6">
      <w:pPr>
        <w:spacing w:line="240" w:lineRule="auto"/>
        <w:jc w:val="center"/>
        <w:rPr/>
      </w:pPr>
      <w:r w:rsidDel="00000000" w:rsidR="00000000" w:rsidRPr="00000000">
        <w:rPr>
          <w:rtl w:val="0"/>
        </w:rPr>
        <w:t xml:space="preserve">“Beyond Recognition”.</w:t>
      </w:r>
    </w:p>
    <w:p w:rsidR="00000000" w:rsidDel="00000000" w:rsidP="00000000" w:rsidRDefault="00000000" w:rsidRPr="00000000" w14:paraId="000002A7">
      <w:pPr>
        <w:numPr>
          <w:ilvl w:val="0"/>
          <w:numId w:val="14"/>
        </w:numPr>
        <w:spacing w:after="0" w:line="240" w:lineRule="auto"/>
        <w:ind w:left="720" w:hanging="360"/>
        <w:rPr/>
      </w:pPr>
      <w:r w:rsidDel="00000000" w:rsidR="00000000" w:rsidRPr="00000000">
        <w:rPr>
          <w:rtl w:val="0"/>
        </w:rPr>
        <w:t xml:space="preserve">I declare that I have been fully briefed on the nature of this study and my role in it and have been given the opportunity to ask questions before agreeing to participate. </w:t>
      </w:r>
    </w:p>
    <w:p w:rsidR="00000000" w:rsidDel="00000000" w:rsidP="00000000" w:rsidRDefault="00000000" w:rsidRPr="00000000" w14:paraId="000002A8">
      <w:pPr>
        <w:numPr>
          <w:ilvl w:val="0"/>
          <w:numId w:val="14"/>
        </w:numPr>
        <w:spacing w:after="0" w:line="240" w:lineRule="auto"/>
        <w:ind w:left="720" w:hanging="360"/>
        <w:rPr/>
      </w:pPr>
      <w:r w:rsidDel="00000000" w:rsidR="00000000" w:rsidRPr="00000000">
        <w:rPr>
          <w:rtl w:val="0"/>
        </w:rPr>
        <w:t xml:space="preserve">The nature of my participation has been explained to me, and I have full knowledge of how the information collected will be used.</w:t>
      </w:r>
    </w:p>
    <w:p w:rsidR="00000000" w:rsidDel="00000000" w:rsidP="00000000" w:rsidRDefault="00000000" w:rsidRPr="00000000" w14:paraId="000002A9">
      <w:pPr>
        <w:spacing w:after="0" w:line="240" w:lineRule="auto"/>
        <w:ind w:left="720" w:firstLine="0"/>
        <w:rPr>
          <w:rFonts w:ascii="Arial" w:cs="Arial" w:eastAsia="Arial" w:hAnsi="Arial"/>
          <w:color w:val="000000"/>
          <w:rPrChange w:author="Jay" w:id="24" w:date="2026-03-12T15:16:00Z">
            <w:rPr/>
          </w:rPrChange>
        </w:rPr>
        <w:pPrChange w:author="Jay" w:id="0" w:date="2026-03-12T15:16:00Z">
          <w:pPr>
            <w:numPr>
              <w:ilvl w:val="0"/>
              <w:numId w:val="14"/>
            </w:numPr>
            <w:spacing w:after="0" w:line="240" w:lineRule="auto"/>
            <w:ind w:left="720" w:hanging="360"/>
          </w:pPr>
        </w:pPrChange>
      </w:pPr>
      <w:del w:author="Jay" w:id="22" w:date="2026-03-12T15:16:00Z">
        <w:r w:rsidDel="00000000" w:rsidR="00000000" w:rsidRPr="00000000">
          <w:rPr>
            <w:rtl w:val="0"/>
          </w:rPr>
          <w:delText xml:space="preserve">I am aware that my participation in this study will be audio/video recorded, and I agree to this. However, should I feel uncomfortable at any time, I can request that the recording software be switched off. </w:delText>
        </w:r>
      </w:del>
      <w:r w:rsidDel="00000000" w:rsidR="00000000" w:rsidRPr="00000000">
        <w:rPr>
          <w:rtl w:val="0"/>
        </w:rPr>
      </w:r>
    </w:p>
    <w:p w:rsidR="00000000" w:rsidDel="00000000" w:rsidP="00000000" w:rsidRDefault="00000000" w:rsidRPr="00000000" w14:paraId="000002AA">
      <w:pPr>
        <w:numPr>
          <w:ilvl w:val="0"/>
          <w:numId w:val="14"/>
        </w:numPr>
        <w:spacing w:after="0" w:line="240" w:lineRule="auto"/>
        <w:ind w:left="720" w:hanging="360"/>
        <w:rPr/>
      </w:pPr>
      <w:r w:rsidDel="00000000" w:rsidR="00000000" w:rsidRPr="00000000">
        <w:rPr>
          <w:rtl w:val="0"/>
        </w:rPr>
        <w:t xml:space="preserve">I am aware that such information may also be used in future academic presentations and publications about this study.</w:t>
      </w:r>
    </w:p>
    <w:p w:rsidR="00000000" w:rsidDel="00000000" w:rsidP="00000000" w:rsidRDefault="00000000" w:rsidRPr="00000000" w14:paraId="000002AB">
      <w:pPr>
        <w:numPr>
          <w:ilvl w:val="0"/>
          <w:numId w:val="14"/>
        </w:numPr>
        <w:spacing w:after="0" w:line="240" w:lineRule="auto"/>
        <w:ind w:left="720" w:hanging="360"/>
        <w:rPr/>
      </w:pPr>
      <w:r w:rsidDel="00000000" w:rsidR="00000000" w:rsidRPr="00000000">
        <w:rPr>
          <w:rtl w:val="0"/>
        </w:rPr>
        <w:t xml:space="preserve">I fully understand that there is no obligation on me to participate in this study.</w:t>
      </w:r>
    </w:p>
    <w:p w:rsidR="00000000" w:rsidDel="00000000" w:rsidP="00000000" w:rsidRDefault="00000000" w:rsidRPr="00000000" w14:paraId="000002AC">
      <w:pPr>
        <w:numPr>
          <w:ilvl w:val="0"/>
          <w:numId w:val="14"/>
        </w:numPr>
        <w:spacing w:after="0" w:line="240" w:lineRule="auto"/>
        <w:ind w:left="720" w:hanging="360"/>
        <w:rPr/>
      </w:pPr>
      <w:r w:rsidDel="00000000" w:rsidR="00000000" w:rsidRPr="00000000">
        <w:rPr>
          <w:rtl w:val="0"/>
        </w:rPr>
        <w:t xml:space="preserve">I fully understand that I am free to withdraw my participation without having to explain or give a reason, up to a period of two weeks after the data collection is completed.</w:t>
      </w:r>
    </w:p>
    <w:p w:rsidR="00000000" w:rsidDel="00000000" w:rsidP="00000000" w:rsidRDefault="00000000" w:rsidRPr="00000000" w14:paraId="000002AD">
      <w:pPr>
        <w:numPr>
          <w:ilvl w:val="0"/>
          <w:numId w:val="14"/>
        </w:numPr>
        <w:spacing w:after="0" w:line="240" w:lineRule="auto"/>
        <w:ind w:left="720" w:hanging="360"/>
        <w:rPr/>
      </w:pPr>
      <w:r w:rsidDel="00000000" w:rsidR="00000000" w:rsidRPr="00000000">
        <w:rPr>
          <w:rtl w:val="0"/>
        </w:rPr>
        <w:t xml:space="preserve">I acknowledge that the researcher does guarantee that they will not use my name or any other information that would identify me in any outputs of the research. </w:t>
      </w:r>
    </w:p>
    <w:p w:rsidR="00000000" w:rsidDel="00000000" w:rsidP="00000000" w:rsidRDefault="00000000" w:rsidRPr="00000000" w14:paraId="000002AE">
      <w:pPr>
        <w:numPr>
          <w:ilvl w:val="0"/>
          <w:numId w:val="14"/>
        </w:numPr>
        <w:spacing w:after="0" w:line="240" w:lineRule="auto"/>
        <w:ind w:left="720" w:hanging="360"/>
        <w:rPr/>
      </w:pPr>
      <w:r w:rsidDel="00000000" w:rsidR="00000000" w:rsidRPr="00000000">
        <w:rPr>
          <w:rtl w:val="0"/>
        </w:rPr>
        <w:t xml:space="preserve">I declare that I am over 18 years of age.</w:t>
      </w:r>
    </w:p>
    <w:p w:rsidR="00000000" w:rsidDel="00000000" w:rsidP="00000000" w:rsidRDefault="00000000" w:rsidRPr="00000000" w14:paraId="000002AF">
      <w:pPr>
        <w:numPr>
          <w:ilvl w:val="0"/>
          <w:numId w:val="9"/>
        </w:numPr>
        <w:pBdr>
          <w:top w:space="0" w:sz="0" w:val="nil"/>
          <w:left w:space="0" w:sz="0" w:val="nil"/>
          <w:bottom w:space="0" w:sz="0" w:val="nil"/>
          <w:right w:space="0" w:sz="0" w:val="nil"/>
          <w:between w:space="0" w:sz="0" w:val="nil"/>
        </w:pBdr>
        <w:spacing w:line="240" w:lineRule="auto"/>
        <w:ind w:left="720" w:hanging="360"/>
        <w:rPr/>
      </w:pPr>
      <w:r w:rsidDel="00000000" w:rsidR="00000000" w:rsidRPr="00000000">
        <w:rPr>
          <w:rtl w:val="0"/>
        </w:rPr>
        <w:t xml:space="preserve">I declare that I have read and fully understand the contents of the Research Privacy Notice.</w:t>
      </w:r>
    </w:p>
    <w:p w:rsidR="00000000" w:rsidDel="00000000" w:rsidP="00000000" w:rsidRDefault="00000000" w:rsidRPr="00000000" w14:paraId="000002B0">
      <w:pPr>
        <w:spacing w:line="240" w:lineRule="auto"/>
        <w:rPr/>
      </w:pPr>
      <w:r w:rsidDel="00000000" w:rsidR="00000000" w:rsidRPr="00000000">
        <w:rPr>
          <w:rtl w:val="0"/>
        </w:rPr>
      </w:r>
    </w:p>
    <w:p w:rsidR="00000000" w:rsidDel="00000000" w:rsidP="00000000" w:rsidRDefault="00000000" w:rsidRPr="00000000" w14:paraId="000002B1">
      <w:pPr>
        <w:spacing w:line="240" w:lineRule="auto"/>
        <w:rPr/>
      </w:pPr>
      <w:r w:rsidDel="00000000" w:rsidR="00000000" w:rsidRPr="00000000">
        <w:rPr>
          <w:rtl w:val="0"/>
        </w:rPr>
        <w:t xml:space="preserve">______________________________________         </w:t>
      </w:r>
      <w:del w:author="Jay" w:id="25" w:date="2026-03-12T15:15:00Z">
        <w:r w:rsidDel="00000000" w:rsidR="00000000" w:rsidRPr="00000000">
          <w:rPr>
            <w:color w:val="808080"/>
            <w:rtl w:val="0"/>
          </w:rPr>
          <w:delText xml:space="preserve">30-11-2025</w:delText>
        </w:r>
      </w:del>
      <w:r w:rsidDel="00000000" w:rsidR="00000000" w:rsidRPr="00000000">
        <w:rPr>
          <w:rtl w:val="0"/>
        </w:rPr>
      </w:r>
    </w:p>
    <w:p w:rsidR="00000000" w:rsidDel="00000000" w:rsidP="00000000" w:rsidRDefault="00000000" w:rsidRPr="00000000" w14:paraId="000002B2">
      <w:pPr>
        <w:spacing w:line="240" w:lineRule="auto"/>
        <w:rPr/>
      </w:pPr>
      <w:r w:rsidDel="00000000" w:rsidR="00000000" w:rsidRPr="00000000">
        <w:rPr>
          <w:rtl w:val="0"/>
        </w:rPr>
        <w:t xml:space="preserve">Signature of participant                                               </w:t>
        <w:tab/>
        <w:t xml:space="preserve">Date</w:t>
      </w:r>
    </w:p>
    <w:p w:rsidR="00000000" w:rsidDel="00000000" w:rsidP="00000000" w:rsidRDefault="00000000" w:rsidRPr="00000000" w14:paraId="000002B3">
      <w:pPr>
        <w:spacing w:line="240" w:lineRule="auto"/>
        <w:rPr/>
      </w:pPr>
      <w:r w:rsidDel="00000000" w:rsidR="00000000" w:rsidRPr="00000000">
        <w:rPr>
          <w:rtl w:val="0"/>
        </w:rPr>
      </w:r>
    </w:p>
    <w:p w:rsidR="00000000" w:rsidDel="00000000" w:rsidP="00000000" w:rsidRDefault="00000000" w:rsidRPr="00000000" w14:paraId="000002B4">
      <w:pPr>
        <w:spacing w:line="240" w:lineRule="auto"/>
        <w:rPr/>
      </w:pPr>
      <w:r w:rsidDel="00000000" w:rsidR="00000000" w:rsidRPr="00000000">
        <w:rPr>
          <w:rtl w:val="0"/>
        </w:rPr>
        <w:t xml:space="preserve">___________________</w:t>
      </w:r>
      <w:del w:author="Jay" w:id="26" w:date="2026-03-12T15:15:00Z">
        <w:r w:rsidDel="00000000" w:rsidR="00000000" w:rsidRPr="00000000">
          <w:rPr/>
          <mc:AlternateContent>
            <mc:Choice Requires="wpg">
              <w:drawing>
                <wp:inline distB="114300" distT="114300" distL="114300" distR="114300">
                  <wp:extent cx="561975" cy="361950"/>
                  <wp:effectExtent b="0" l="0" r="0" t="0"/>
                  <wp:docPr id="1" name=""/>
                  <a:graphic>
                    <a:graphicData uri="http://schemas.microsoft.com/office/word/2010/wordprocessingShape">
                      <wps:wsp>
                        <wps:cNvSpPr/>
                        <wps:cNvPr id="2" name="Shape 2"/>
                        <wps:spPr>
                          <a:xfrm>
                            <a:off x="5087275" y="3623900"/>
                            <a:ext cx="517450" cy="312200"/>
                          </a:xfrm>
                          <a:custGeom>
                            <a:rect b="b" l="l" r="r" t="t"/>
                            <a:pathLst>
                              <a:path extrusionOk="0" h="12488" w="20698">
                                <a:moveTo>
                                  <a:pt x="0" y="6369"/>
                                </a:moveTo>
                                <a:cubicBezTo>
                                  <a:pt x="2972" y="5626"/>
                                  <a:pt x="6306" y="5421"/>
                                  <a:pt x="8757" y="3583"/>
                                </a:cubicBezTo>
                                <a:cubicBezTo>
                                  <a:pt x="9736" y="2849"/>
                                  <a:pt x="9184" y="0"/>
                                  <a:pt x="7961" y="0"/>
                                </a:cubicBezTo>
                                <a:cubicBezTo>
                                  <a:pt x="4420" y="0"/>
                                  <a:pt x="11208" y="6915"/>
                                  <a:pt x="10349" y="10350"/>
                                </a:cubicBezTo>
                                <a:cubicBezTo>
                                  <a:pt x="10121" y="11260"/>
                                  <a:pt x="9249" y="12637"/>
                                  <a:pt x="8359" y="12340"/>
                                </a:cubicBezTo>
                                <a:cubicBezTo>
                                  <a:pt x="7469" y="12043"/>
                                  <a:pt x="7961" y="10492"/>
                                  <a:pt x="7961" y="9554"/>
                                </a:cubicBezTo>
                                <a:cubicBezTo>
                                  <a:pt x="7961" y="7494"/>
                                  <a:pt x="8096" y="5040"/>
                                  <a:pt x="9553" y="3583"/>
                                </a:cubicBezTo>
                                <a:cubicBezTo>
                                  <a:pt x="10683" y="2453"/>
                                  <a:pt x="13615" y="1756"/>
                                  <a:pt x="14330" y="3185"/>
                                </a:cubicBezTo>
                                <a:cubicBezTo>
                                  <a:pt x="15186" y="4897"/>
                                  <a:pt x="12498" y="6608"/>
                                  <a:pt x="11145" y="7961"/>
                                </a:cubicBezTo>
                                <a:cubicBezTo>
                                  <a:pt x="9984" y="9122"/>
                                  <a:pt x="14609" y="7752"/>
                                  <a:pt x="15922" y="6767"/>
                                </a:cubicBezTo>
                                <a:cubicBezTo>
                                  <a:pt x="16877" y="6051"/>
                                  <a:pt x="15078" y="4029"/>
                                  <a:pt x="15922" y="3185"/>
                                </a:cubicBezTo>
                                <a:cubicBezTo>
                                  <a:pt x="17052" y="2055"/>
                                  <a:pt x="19568" y="3917"/>
                                  <a:pt x="20698" y="2787"/>
                                </a:cubicBezTo>
                              </a:path>
                            </a:pathLst>
                          </a:cu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61975" cy="361950"/>
                  <wp:effectExtent b="0" l="0" r="0" t="0"/>
                  <wp:docPr id="1" name="image6.png"/>
                  <a:graphic>
                    <a:graphicData uri="http://schemas.openxmlformats.org/drawingml/2006/picture">
                      <pic:pic>
                        <pic:nvPicPr>
                          <pic:cNvPr id="0" name="image6.png"/>
                          <pic:cNvPicPr preferRelativeResize="0"/>
                        </pic:nvPicPr>
                        <pic:blipFill>
                          <a:blip r:embed="rId40"/>
                          <a:srcRect/>
                          <a:stretch>
                            <a:fillRect/>
                          </a:stretch>
                        </pic:blipFill>
                        <pic:spPr>
                          <a:xfrm>
                            <a:off x="0" y="0"/>
                            <a:ext cx="561975" cy="361950"/>
                          </a:xfrm>
                          <a:prstGeom prst="rect"/>
                          <a:ln/>
                        </pic:spPr>
                      </pic:pic>
                    </a:graphicData>
                  </a:graphic>
                </wp:inline>
              </w:drawing>
            </mc:Fallback>
          </mc:AlternateContent>
        </w:r>
      </w:del>
      <w:r w:rsidDel="00000000" w:rsidR="00000000" w:rsidRPr="00000000">
        <w:rPr>
          <w:rtl w:val="0"/>
        </w:rPr>
        <w:t xml:space="preserve">___________________         </w:t>
      </w:r>
      <w:del w:author="Jay" w:id="27" w:date="2026-03-12T15:15:00Z">
        <w:r w:rsidDel="00000000" w:rsidR="00000000" w:rsidRPr="00000000">
          <w:rPr>
            <w:color w:val="808080"/>
            <w:rtl w:val="0"/>
          </w:rPr>
          <w:delText xml:space="preserve">30-11-2025</w:delText>
        </w:r>
        <w:r w:rsidDel="00000000" w:rsidR="00000000" w:rsidRPr="00000000">
          <w:rPr>
            <w:rtl w:val="0"/>
          </w:rPr>
          <w:delText xml:space="preserve"> </w:delText>
        </w:r>
      </w:del>
      <w:r w:rsidDel="00000000" w:rsidR="00000000" w:rsidRPr="00000000">
        <w:rPr>
          <w:rtl w:val="0"/>
        </w:rPr>
      </w:r>
    </w:p>
    <w:p w:rsidR="00000000" w:rsidDel="00000000" w:rsidP="00000000" w:rsidRDefault="00000000" w:rsidRPr="00000000" w14:paraId="000002B5">
      <w:pPr>
        <w:spacing w:line="240" w:lineRule="auto"/>
        <w:rPr>
          <w:sz w:val="32"/>
          <w:szCs w:val="32"/>
        </w:rPr>
      </w:pPr>
      <w:r w:rsidDel="00000000" w:rsidR="00000000" w:rsidRPr="00000000">
        <w:rPr>
          <w:rtl w:val="0"/>
        </w:rPr>
        <w:t xml:space="preserve">Signature of Investigator                                                </w:t>
        <w:tab/>
        <w:t xml:space="preserve">Date</w:t>
      </w:r>
      <w:r w:rsidDel="00000000" w:rsidR="00000000" w:rsidRPr="00000000">
        <w:rPr>
          <w:sz w:val="32"/>
          <w:szCs w:val="32"/>
          <w:rtl w:val="0"/>
        </w:rPr>
        <w:t xml:space="preserve"> </w:t>
      </w:r>
    </w:p>
    <w:p w:rsidR="00000000" w:rsidDel="00000000" w:rsidP="00000000" w:rsidRDefault="00000000" w:rsidRPr="00000000" w14:paraId="000002B6">
      <w:pPr>
        <w:spacing w:line="240" w:lineRule="auto"/>
        <w:rPr/>
      </w:pPr>
      <w:r w:rsidDel="00000000" w:rsidR="00000000" w:rsidRPr="00000000">
        <w:rPr>
          <w:rtl w:val="0"/>
        </w:rPr>
      </w:r>
    </w:p>
    <w:tbl>
      <w:tblPr>
        <w:tblStyle w:val="Table2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933"/>
        <w:gridCol w:w="1127"/>
        <w:tblGridChange w:id="0">
          <w:tblGrid>
            <w:gridCol w:w="7933"/>
            <w:gridCol w:w="1127"/>
          </w:tblGrid>
        </w:tblGridChange>
      </w:tblGrid>
      <w:tr>
        <w:trPr>
          <w:cantSplit w:val="0"/>
          <w:tblHeader w:val="0"/>
        </w:trPr>
        <w:tc>
          <w:tcPr/>
          <w:p w:rsidR="00000000" w:rsidDel="00000000" w:rsidP="00000000" w:rsidRDefault="00000000" w:rsidRPr="00000000" w14:paraId="000002B7">
            <w:pPr>
              <w:rPr>
                <w:b w:val="1"/>
                <w:bCs w:val="1"/>
              </w:rPr>
            </w:pPr>
            <w:r w:rsidDel="00000000" w:rsidR="00000000" w:rsidRPr="00000000">
              <w:rPr>
                <w:b w:val="1"/>
                <w:bCs w:val="1"/>
                <w:rtl w:val="0"/>
              </w:rPr>
              <w:t xml:space="preserve">Consent to Contact about Similar Future Research </w:t>
            </w:r>
          </w:p>
          <w:p w:rsidR="00000000" w:rsidDel="00000000" w:rsidP="00000000" w:rsidRDefault="00000000" w:rsidRPr="00000000" w14:paraId="000002B8">
            <w:pPr>
              <w:rPr/>
            </w:pPr>
            <w:r w:rsidDel="00000000" w:rsidR="00000000" w:rsidRPr="00000000">
              <w:rPr>
                <w:rtl w:val="0"/>
              </w:rPr>
              <w:t xml:space="preserve">By </w:t>
            </w:r>
            <w:r w:rsidDel="00000000" w:rsidR="00000000" w:rsidRPr="00000000">
              <w:rPr>
                <w:b w:val="1"/>
                <w:bCs w:val="1"/>
                <w:rtl w:val="0"/>
              </w:rPr>
              <w:t xml:space="preserve">ticking the box</w:t>
            </w:r>
            <w:r w:rsidDel="00000000" w:rsidR="00000000" w:rsidRPr="00000000">
              <w:rPr>
                <w:rtl w:val="0"/>
              </w:rPr>
              <w:t xml:space="preserve">, I explicitly consent to the University of Limerick contacting me as part of current or similar future research and holding my contact details on a database for the purpose of contacting me.</w:t>
            </w:r>
          </w:p>
        </w:tc>
        <w:tc>
          <w:tcPr>
            <w:vAlign w:val="center"/>
          </w:tcPr>
          <w:p w:rsidR="00000000" w:rsidDel="00000000" w:rsidP="00000000" w:rsidRDefault="00000000" w:rsidRPr="00000000" w14:paraId="000002B9">
            <w:pPr>
              <w:jc w:val="center"/>
              <w:rPr/>
            </w:pPr>
            <w:r w:rsidDel="00000000" w:rsidR="00000000" w:rsidRPr="00000000">
              <w:rPr>
                <w:rFonts w:ascii="MS Gothic" w:cs="MS Gothic" w:eastAsia="MS Gothic" w:hAnsi="MS Gothic"/>
                <w:sz w:val="32"/>
                <w:szCs w:val="32"/>
                <w:rtl w:val="0"/>
              </w:rPr>
              <w:t xml:space="preserve">x</w:t>
            </w:r>
            <w:r w:rsidDel="00000000" w:rsidR="00000000" w:rsidRPr="00000000">
              <w:rPr>
                <w:rtl w:val="0"/>
              </w:rPr>
            </w:r>
          </w:p>
        </w:tc>
      </w:tr>
    </w:tbl>
    <w:p w:rsidR="00000000" w:rsidDel="00000000" w:rsidP="00000000" w:rsidRDefault="00000000" w:rsidRPr="00000000" w14:paraId="000002BA">
      <w:pPr>
        <w:spacing w:line="240" w:lineRule="auto"/>
        <w:rPr/>
      </w:pPr>
      <w:r w:rsidDel="00000000" w:rsidR="00000000" w:rsidRPr="00000000">
        <w:rPr>
          <w:rtl w:val="0"/>
        </w:rPr>
      </w:r>
    </w:p>
    <w:p w:rsidR="00000000" w:rsidDel="00000000" w:rsidP="00000000" w:rsidRDefault="00000000" w:rsidRPr="00000000" w14:paraId="000002BB">
      <w:pPr>
        <w:spacing w:line="240" w:lineRule="auto"/>
        <w:rPr/>
      </w:pPr>
      <w:r w:rsidDel="00000000" w:rsidR="00000000" w:rsidRPr="00000000">
        <w:rPr>
          <w:rtl w:val="0"/>
        </w:rPr>
      </w:r>
    </w:p>
    <w:p w:rsidR="00000000" w:rsidDel="00000000" w:rsidP="00000000" w:rsidRDefault="00000000" w:rsidRPr="00000000" w14:paraId="000002BC">
      <w:pPr>
        <w:spacing w:line="240" w:lineRule="auto"/>
        <w:rPr/>
      </w:pPr>
      <w:r w:rsidDel="00000000" w:rsidR="00000000" w:rsidRPr="00000000">
        <w:rPr>
          <w:rtl w:val="0"/>
        </w:rPr>
      </w:r>
    </w:p>
    <w:sectPr>
      <w:headerReference r:id="rId41" w:type="default"/>
      <w:footerReference r:id="rId42" w:type="default"/>
      <w:type w:val="nextPage"/>
      <w:pgSz w:h="16838" w:w="11906" w:orient="portrait"/>
      <w:pgMar w:bottom="709" w:top="993" w:left="1418" w:right="1418" w:header="709"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alibri"/>
  <w:font w:name="Arial"/>
  <w:font w:name="MS Gothic"/>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0">
    <w:pPr>
      <w:pBdr>
        <w:top w:space="0" w:sz="0" w:val="nil"/>
        <w:left w:space="0" w:sz="0" w:val="nil"/>
        <w:bottom w:space="0" w:sz="0" w:val="nil"/>
        <w:right w:space="0" w:sz="0" w:val="nil"/>
        <w:between w:space="0" w:sz="0" w:val="nil"/>
      </w:pBdr>
      <w:tabs>
        <w:tab w:val="center" w:leader="none" w:pos="4153"/>
        <w:tab w:val="right" w:leader="none" w:pos="8306"/>
      </w:tabs>
      <w:jc w:val="lef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tabs>
        <w:tab w:val="center" w:leader="none" w:pos="4153"/>
        <w:tab w:val="right" w:leader="none" w:pos="830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D">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7f7f7f"/>
        <w:sz w:val="18"/>
        <w:szCs w:val="18"/>
        <w:rtl w:val="0"/>
      </w:rPr>
      <w:t xml:space="preserve">S&amp;EExpEthicsJan2025_v1.1</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-313051</wp:posOffset>
          </wp:positionV>
          <wp:extent cx="1263650" cy="560070"/>
          <wp:effectExtent b="0" l="0" r="0" t="0"/>
          <wp:wrapSquare wrapText="bothSides" distB="0" distT="0" distL="114300" distR="114300"/>
          <wp:docPr descr="A yellow and black sign&#10;&#10;Description automatically generated with low confidence" id="5" name="image3.png"/>
          <a:graphic>
            <a:graphicData uri="http://schemas.openxmlformats.org/drawingml/2006/picture">
              <pic:pic>
                <pic:nvPicPr>
                  <pic:cNvPr descr="A yellow and black sign&#10;&#10;Description automatically generated with low confidence" id="0" name="image3.png"/>
                  <pic:cNvPicPr preferRelativeResize="0"/>
                </pic:nvPicPr>
                <pic:blipFill>
                  <a:blip r:embed="rId1"/>
                  <a:srcRect b="0" l="0" r="0" t="0"/>
                  <a:stretch>
                    <a:fillRect/>
                  </a:stretch>
                </pic:blipFill>
                <pic:spPr>
                  <a:xfrm>
                    <a:off x="0" y="0"/>
                    <a:ext cx="1263650" cy="56007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E">
    <w:pPr>
      <w:pBdr>
        <w:top w:space="0" w:sz="0" w:val="nil"/>
        <w:left w:space="0" w:sz="0" w:val="nil"/>
        <w:bottom w:space="0" w:sz="0" w:val="nil"/>
        <w:right w:space="0" w:sz="0" w:val="nil"/>
        <w:between w:space="0" w:sz="0" w:val="nil"/>
      </w:pBdr>
      <w:tabs>
        <w:tab w:val="center" w:leader="none" w:pos="4153"/>
        <w:tab w:val="right" w:leader="none" w:pos="8306"/>
      </w:tabs>
      <w:jc w:val="right"/>
      <w:rPr>
        <w:color w:val="000000"/>
      </w:rPr>
    </w:pPr>
    <w:r w:rsidDel="00000000" w:rsidR="00000000" w:rsidRPr="00000000">
      <w:rPr>
        <w:color w:val="7f7f7f"/>
        <w:sz w:val="18"/>
        <w:szCs w:val="18"/>
        <w:rtl w:val="0"/>
      </w:rPr>
      <w:t xml:space="preserve">S&amp;EExpEthicsJan2025_v1.1</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wp:posOffset>
          </wp:positionH>
          <wp:positionV relativeFrom="paragraph">
            <wp:posOffset>-316861</wp:posOffset>
          </wp:positionV>
          <wp:extent cx="1263650" cy="560070"/>
          <wp:effectExtent b="0" l="0" r="0" t="0"/>
          <wp:wrapSquare wrapText="bothSides" distB="0" distT="0" distL="114300" distR="114300"/>
          <wp:docPr descr="A yellow and black sign&#10;&#10;Description automatically generated with low confidence" id="2" name="image3.png"/>
          <a:graphic>
            <a:graphicData uri="http://schemas.openxmlformats.org/drawingml/2006/picture">
              <pic:pic>
                <pic:nvPicPr>
                  <pic:cNvPr descr="A yellow and black sign&#10;&#10;Description automatically generated with low confidence" id="0" name="image3.png"/>
                  <pic:cNvPicPr preferRelativeResize="0"/>
                </pic:nvPicPr>
                <pic:blipFill>
                  <a:blip r:embed="rId1"/>
                  <a:srcRect b="0" l="0" r="0" t="0"/>
                  <a:stretch>
                    <a:fillRect/>
                  </a:stretch>
                </pic:blipFill>
                <pic:spPr>
                  <a:xfrm>
                    <a:off x="0" y="0"/>
                    <a:ext cx="1263650" cy="56007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pBdr>
        <w:top w:space="0" w:sz="0" w:val="nil"/>
        <w:left w:space="0" w:sz="0" w:val="nil"/>
        <w:bottom w:space="0" w:sz="0" w:val="nil"/>
        <w:right w:space="0" w:sz="0" w:val="nil"/>
        <w:between w:space="0" w:sz="0" w:val="nil"/>
      </w:pBdr>
      <w:tabs>
        <w:tab w:val="center" w:leader="none" w:pos="4153"/>
        <w:tab w:val="right" w:leader="none" w:pos="8306"/>
      </w:tabs>
      <w:jc w:val="left"/>
      <w:rPr>
        <w:color w:val="000000"/>
      </w:rPr>
    </w:pPr>
    <w:r w:rsidDel="00000000" w:rsidR="00000000" w:rsidRPr="00000000">
      <w:rPr>
        <w:color w:val="000000"/>
        <w:rtl w:val="0"/>
      </w:rPr>
      <w:t xml:space="preserve">S&amp;E REC No.: _____________________</w:t>
    </w:r>
    <w:r w:rsidDel="00000000" w:rsidR="00000000" w:rsidRPr="00000000">
      <w:drawing>
        <wp:anchor allowOverlap="1" behindDoc="0" distB="0" distT="0" distL="114300" distR="114300" hidden="0" layoutInCell="1" locked="0" relativeHeight="0" simplePos="0">
          <wp:simplePos x="0" y="0"/>
          <wp:positionH relativeFrom="column">
            <wp:posOffset>4495800</wp:posOffset>
          </wp:positionH>
          <wp:positionV relativeFrom="paragraph">
            <wp:posOffset>-331466</wp:posOffset>
          </wp:positionV>
          <wp:extent cx="1263650" cy="560070"/>
          <wp:effectExtent b="0" l="0" r="0" t="0"/>
          <wp:wrapSquare wrapText="bothSides" distB="0" distT="0" distL="114300" distR="114300"/>
          <wp:docPr descr="A yellow and black sign&#10;&#10;Description automatically generated with low confidence" id="7" name="image3.png"/>
          <a:graphic>
            <a:graphicData uri="http://schemas.openxmlformats.org/drawingml/2006/picture">
              <pic:pic>
                <pic:nvPicPr>
                  <pic:cNvPr descr="A yellow and black sign&#10;&#10;Description automatically generated with low confidence" id="0" name="image3.png"/>
                  <pic:cNvPicPr preferRelativeResize="0"/>
                </pic:nvPicPr>
                <pic:blipFill>
                  <a:blip r:embed="rId1"/>
                  <a:srcRect b="0" l="0" r="0" t="0"/>
                  <a:stretch>
                    <a:fillRect/>
                  </a:stretch>
                </pic:blipFill>
                <pic:spPr>
                  <a:xfrm>
                    <a:off x="0" y="0"/>
                    <a:ext cx="1263650" cy="56007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lowerRoman"/>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rFonts w:ascii="Times New Roman" w:cs="Times New Roman" w:eastAsia="Times New Roman" w:hAnsi="Times New Roman"/>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1080" w:hanging="360"/>
      </w:pPr>
      <w:rPr>
        <w:rFonts w:ascii="Arial" w:cs="Arial" w:eastAsia="Arial" w:hAnsi="Arial"/>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low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left"/>
      <w:pPr>
        <w:ind w:left="1080" w:hanging="72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72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decimal"/>
      <w:lvlText w:val="%1"/>
      <w:lvlJc w:val="left"/>
      <w:pPr>
        <w:ind w:left="8795"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8">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E"/>
      </w:rPr>
    </w:rPrDefault>
    <w:pPrDefault>
      <w:pPr>
        <w:spacing w:after="160" w:line="252.00000000000003"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d9d9d9" w:val="clear"/>
      <w:spacing w:after="40" w:before="60" w:lineRule="auto"/>
      <w:ind w:left="431" w:hanging="431"/>
    </w:pPr>
    <w:rPr>
      <w:b w:val="1"/>
      <w:bCs w:val="1"/>
      <w:sz w:val="28"/>
      <w:szCs w:val="28"/>
    </w:rPr>
  </w:style>
  <w:style w:type="paragraph" w:styleId="Heading2">
    <w:name w:val="heading 2"/>
    <w:basedOn w:val="Normal"/>
    <w:next w:val="Normal"/>
    <w:pPr>
      <w:keepNext w:val="1"/>
      <w:keepLines w:val="1"/>
      <w:spacing w:before="120" w:lineRule="auto"/>
      <w:ind w:left="576" w:hanging="576"/>
    </w:pPr>
    <w:rPr>
      <w:b w:val="1"/>
      <w:bCs w:val="1"/>
      <w:sz w:val="24"/>
      <w:szCs w:val="24"/>
    </w:rPr>
  </w:style>
  <w:style w:type="paragraph" w:styleId="Heading3">
    <w:name w:val="heading 3"/>
    <w:basedOn w:val="Normal"/>
    <w:next w:val="Normal"/>
    <w:pPr>
      <w:keepNext w:val="1"/>
      <w:keepLines w:val="1"/>
      <w:spacing w:before="120" w:lineRule="auto"/>
      <w:ind w:left="720" w:hanging="720"/>
    </w:pPr>
    <w:rPr>
      <w:rFonts w:ascii="Cambria" w:cs="Cambria" w:eastAsia="Cambria" w:hAnsi="Cambria"/>
      <w:sz w:val="24"/>
      <w:szCs w:val="24"/>
    </w:rPr>
  </w:style>
  <w:style w:type="paragraph" w:styleId="Heading4">
    <w:name w:val="heading 4"/>
    <w:basedOn w:val="Normal"/>
    <w:next w:val="Normal"/>
    <w:pPr>
      <w:keepNext w:val="1"/>
      <w:keepLines w:val="1"/>
      <w:spacing w:before="120" w:lineRule="auto"/>
      <w:ind w:left="864" w:hanging="864"/>
    </w:pPr>
    <w:rPr>
      <w:rFonts w:ascii="Cambria" w:cs="Cambria" w:eastAsia="Cambria" w:hAnsi="Cambria"/>
      <w:i w:val="1"/>
      <w:iCs w:val="1"/>
      <w:sz w:val="24"/>
      <w:szCs w:val="24"/>
    </w:rPr>
  </w:style>
  <w:style w:type="paragraph" w:styleId="Heading5">
    <w:name w:val="heading 5"/>
    <w:basedOn w:val="Normal"/>
    <w:next w:val="Normal"/>
    <w:pPr>
      <w:keepNext w:val="1"/>
      <w:keepLines w:val="1"/>
      <w:spacing w:before="120" w:lineRule="auto"/>
      <w:ind w:left="1008" w:hanging="1008"/>
    </w:pPr>
    <w:rPr>
      <w:rFonts w:ascii="Cambria" w:cs="Cambria" w:eastAsia="Cambria" w:hAnsi="Cambria"/>
      <w:b w:val="1"/>
      <w:bCs w:val="1"/>
    </w:rPr>
  </w:style>
  <w:style w:type="paragraph" w:styleId="Heading6">
    <w:name w:val="heading 6"/>
    <w:basedOn w:val="Normal"/>
    <w:next w:val="Normal"/>
    <w:pPr>
      <w:keepNext w:val="1"/>
      <w:keepLines w:val="1"/>
      <w:spacing w:before="120" w:lineRule="auto"/>
      <w:ind w:left="1152" w:hanging="1152"/>
    </w:pPr>
    <w:rPr>
      <w:rFonts w:ascii="Cambria" w:cs="Cambria" w:eastAsia="Cambria" w:hAnsi="Cambria"/>
      <w:b w:val="1"/>
      <w:bCs w:val="1"/>
      <w:i w:val="1"/>
      <w:iCs w:val="1"/>
    </w:rPr>
  </w:style>
  <w:style w:type="paragraph" w:styleId="Title">
    <w:name w:val="Title"/>
    <w:basedOn w:val="Normal"/>
    <w:next w:val="Normal"/>
    <w:pPr>
      <w:jc w:val="center"/>
    </w:pPr>
    <w:rPr>
      <w:b w:val="1"/>
      <w:bCs w:val="1"/>
      <w:sz w:val="40"/>
      <w:szCs w:val="40"/>
    </w:rPr>
  </w:style>
  <w:style w:type="paragraph" w:styleId="Subtitle">
    <w:name w:val="Subtitle"/>
    <w:basedOn w:val="Normal"/>
    <w:next w:val="Normal"/>
    <w:pPr>
      <w:spacing w:after="24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jc w:val="left"/>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hyperlink" Target="https://www.ul.ie/scieng/scieng-research/research-ethics" TargetMode="External"/><Relationship Id="rId42" Type="http://schemas.openxmlformats.org/officeDocument/2006/relationships/footer" Target="footer2.xml"/><Relationship Id="rId41" Type="http://schemas.openxmlformats.org/officeDocument/2006/relationships/header" Target="header3.xml"/><Relationship Id="rId22" Type="http://schemas.openxmlformats.org/officeDocument/2006/relationships/hyperlink" Target="http://www.ul.ie/insurance" TargetMode="External"/><Relationship Id="rId21" Type="http://schemas.openxmlformats.org/officeDocument/2006/relationships/hyperlink" Target="http://www.ul.ie/researchethics/" TargetMode="External"/><Relationship Id="rId24" Type="http://schemas.openxmlformats.org/officeDocument/2006/relationships/hyperlink" Target="https://www.ul.ie/media/21273/download?inline" TargetMode="External"/><Relationship Id="rId23" Type="http://schemas.openxmlformats.org/officeDocument/2006/relationships/hyperlink" Target="mailto:cliona.donnellan@ul.i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www.ul.ie/media/8679/download?inline" TargetMode="External"/><Relationship Id="rId25" Type="http://schemas.openxmlformats.org/officeDocument/2006/relationships/hyperlink" Target="https://www.ul.ie/media/8674/download?inline" TargetMode="External"/><Relationship Id="rId28" Type="http://schemas.openxmlformats.org/officeDocument/2006/relationships/hyperlink" Target="http://www.ul.ie/researchethics" TargetMode="External"/><Relationship Id="rId27" Type="http://schemas.openxmlformats.org/officeDocument/2006/relationships/hyperlink" Target="https://www.ul.ie/media/8718/download?inline" TargetMode="External"/><Relationship Id="rId5" Type="http://schemas.openxmlformats.org/officeDocument/2006/relationships/styles" Target="styles.xml"/><Relationship Id="rId6" Type="http://schemas.openxmlformats.org/officeDocument/2006/relationships/hyperlink" Target="https://forms.office.com/Pages/ResponsePage.aspx?id=JLmEALQ6FkGSUZk59pXlTECxU8d8W_1AnoykwAUcHxpUNTdBTDdPOTNIQlVISk0zWEVTR1NFSTVBVy4u" TargetMode="External"/><Relationship Id="rId29" Type="http://schemas.openxmlformats.org/officeDocument/2006/relationships/image" Target="media/image5.png"/><Relationship Id="rId7" Type="http://schemas.openxmlformats.org/officeDocument/2006/relationships/hyperlink" Target="https://www.ul.ie/media/44058/download?inline" TargetMode="External"/><Relationship Id="rId8" Type="http://schemas.openxmlformats.org/officeDocument/2006/relationships/header" Target="header1.xml"/><Relationship Id="rId31" Type="http://schemas.openxmlformats.org/officeDocument/2006/relationships/hyperlink" Target="mailto:dataprotection@ul.ie" TargetMode="External"/><Relationship Id="rId30" Type="http://schemas.openxmlformats.org/officeDocument/2006/relationships/hyperlink" Target="mailto:johanna.griffin@ul.ie" TargetMode="External"/><Relationship Id="rId11" Type="http://schemas.openxmlformats.org/officeDocument/2006/relationships/hyperlink" Target="https://vercel.com/docs/security/compliance" TargetMode="External"/><Relationship Id="rId33" Type="http://schemas.openxmlformats.org/officeDocument/2006/relationships/hyperlink" Target="mailto:dataprotection@ul.ie" TargetMode="External"/><Relationship Id="rId10" Type="http://schemas.openxmlformats.org/officeDocument/2006/relationships/hyperlink" Target="https://vercel.com/docs/security/compliance" TargetMode="External"/><Relationship Id="rId32" Type="http://schemas.openxmlformats.org/officeDocument/2006/relationships/hyperlink" Target="mailto:Salaheddin.Alakkari@ul.ie" TargetMode="External"/><Relationship Id="rId13" Type="http://schemas.openxmlformats.org/officeDocument/2006/relationships/hyperlink" Target="https://render.com/security" TargetMode="External"/><Relationship Id="rId35" Type="http://schemas.openxmlformats.org/officeDocument/2006/relationships/hyperlink" Target="mailto:dataprotection@ul.ie" TargetMode="External"/><Relationship Id="rId12" Type="http://schemas.openxmlformats.org/officeDocument/2006/relationships/hyperlink" Target="https://render.com/security" TargetMode="External"/><Relationship Id="rId34" Type="http://schemas.openxmlformats.org/officeDocument/2006/relationships/hyperlink" Target="http://www.ul.ie/dataprotection" TargetMode="External"/><Relationship Id="rId15" Type="http://schemas.openxmlformats.org/officeDocument/2006/relationships/hyperlink" Target="https://render.com/dpa" TargetMode="External"/><Relationship Id="rId37" Type="http://schemas.openxmlformats.org/officeDocument/2006/relationships/hyperlink" Target="mailto:info@dataprotection.ie" TargetMode="External"/><Relationship Id="rId14" Type="http://schemas.openxmlformats.org/officeDocument/2006/relationships/hyperlink" Target="https://render.com/dpa" TargetMode="External"/><Relationship Id="rId36" Type="http://schemas.openxmlformats.org/officeDocument/2006/relationships/header" Target="header2.xml"/><Relationship Id="rId17" Type="http://schemas.openxmlformats.org/officeDocument/2006/relationships/image" Target="media/image2.png"/><Relationship Id="rId39" Type="http://schemas.openxmlformats.org/officeDocument/2006/relationships/hyperlink" Target="https://forms.office.com/Pages/ShareFormPage.aspx?id=JLmEALQ6FkGSUZk59pXlTNWnmCBgjS9Pmfya8N1C2SBUMDVaOUZUT0cwSFlNWVNXWDJWMkRXREc2Sy4u&amp;sharetoken=UXRei89kIwq8ixpY3ib4" TargetMode="External"/><Relationship Id="rId16" Type="http://schemas.openxmlformats.org/officeDocument/2006/relationships/image" Target="media/image1.png"/><Relationship Id="rId38" Type="http://schemas.openxmlformats.org/officeDocument/2006/relationships/hyperlink" Target="https://forms.office.com/Pages/ShareFormPage.aspx?id=JLmEALQ6FkGSUZk59pXlTNWnmCBgjS9Pmfya8N1C2SBUQzZXM1hUUU9JUlg4TVozTTk3WUJSRDY3TC4u&amp;sharetoken=K1vOUVAb2rYwxQvAc9e8" TargetMode="External"/><Relationship Id="rId19" Type="http://schemas.openxmlformats.org/officeDocument/2006/relationships/hyperlink" Target="mailto:Megan.Howell@ul.ie"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bea12bbd-c955-49b9-9271-f3afd0fba185</vt:lpwstr>
  </property>
  <property fmtid="{D5CDD505-2E9C-101B-9397-08002B2CF9AE}" pid="3" name="ContentTypeId">
    <vt:lpwstr>0x0101009ECE9A972F0D424399DC99CDAB591635</vt:lpwstr>
  </property>
</Properties>
</file>